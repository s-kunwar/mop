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41EF" w:rsidRDefault="001041EF" w:rsidP="001041EF">
      <w:pPr>
        <w:pStyle w:val="NormalWeb"/>
      </w:pPr>
      <w:r>
        <w:rPr>
          <w:b/>
          <w:bCs/>
        </w:rPr>
        <w:t>1)   In an optical fiber communication system, which among the following is not a typical transmitter function?</w:t>
      </w:r>
    </w:p>
    <w:p w:rsidR="001041EF" w:rsidRDefault="001041EF" w:rsidP="001041EF">
      <w:pPr>
        <w:pStyle w:val="NormalWeb"/>
        <w:rPr>
          <w:ins w:id="0" w:author="Unknown"/>
        </w:rPr>
      </w:pPr>
      <w:ins w:id="1" w:author="Unknown">
        <w:r>
          <w:rPr>
            <w:b/>
            <w:bCs/>
          </w:rPr>
          <w:t>a.</w:t>
        </w:r>
        <w:r>
          <w:t xml:space="preserve"> Coding for error protection</w:t>
        </w:r>
        <w:r>
          <w:br/>
        </w:r>
        <w:r>
          <w:rPr>
            <w:b/>
            <w:bCs/>
          </w:rPr>
          <w:t>b.</w:t>
        </w:r>
        <w:r>
          <w:t xml:space="preserve"> </w:t>
        </w:r>
        <w:proofErr w:type="gramStart"/>
        <w:r>
          <w:t>Decoding</w:t>
        </w:r>
        <w:proofErr w:type="gramEnd"/>
        <w:r>
          <w:t xml:space="preserve"> of input data</w:t>
        </w:r>
        <w:r>
          <w:br/>
        </w:r>
        <w:r>
          <w:rPr>
            <w:b/>
            <w:bCs/>
          </w:rPr>
          <w:t>c.</w:t>
        </w:r>
        <w:r>
          <w:t xml:space="preserve"> Electrical to optical conversion</w:t>
        </w:r>
        <w:r>
          <w:br/>
        </w:r>
        <w:r>
          <w:rPr>
            <w:b/>
            <w:bCs/>
          </w:rPr>
          <w:t>d.</w:t>
        </w:r>
        <w:r>
          <w:t xml:space="preserve"> Recoding to match output standard</w:t>
        </w:r>
      </w:ins>
    </w:p>
    <w:p w:rsidR="001041EF" w:rsidRDefault="001041EF" w:rsidP="001041EF">
      <w:pPr>
        <w:pStyle w:val="NormalWeb"/>
        <w:rPr>
          <w:ins w:id="2" w:author="Unknown"/>
        </w:rPr>
      </w:pPr>
      <w:ins w:id="3" w:author="Unknown">
        <w:r>
          <w:rPr>
            <w:rStyle w:val="Strong"/>
          </w:rPr>
          <w:t xml:space="preserve">ANSWER: (d) </w:t>
        </w:r>
        <w:proofErr w:type="gramStart"/>
        <w:r>
          <w:rPr>
            <w:rStyle w:val="Strong"/>
          </w:rPr>
          <w:t>Recoding</w:t>
        </w:r>
        <w:proofErr w:type="gramEnd"/>
        <w:r>
          <w:rPr>
            <w:rStyle w:val="Strong"/>
          </w:rPr>
          <w:t xml:space="preserve"> to match output standard</w:t>
        </w:r>
      </w:ins>
    </w:p>
    <w:p w:rsidR="001041EF" w:rsidRDefault="001041EF" w:rsidP="001041EF">
      <w:pPr>
        <w:pStyle w:val="NormalWeb"/>
        <w:rPr>
          <w:ins w:id="4" w:author="Unknown"/>
        </w:rPr>
      </w:pPr>
      <w:ins w:id="5" w:author="Unknown">
        <w:r>
          <w:rPr>
            <w:b/>
            <w:bCs/>
          </w:rPr>
          <w:t>2)   Which among the following is provided by an optical receiver for the regeneration of data signal with minimum error?</w:t>
        </w:r>
      </w:ins>
    </w:p>
    <w:p w:rsidR="001041EF" w:rsidRDefault="001041EF" w:rsidP="001041EF">
      <w:pPr>
        <w:pStyle w:val="NormalWeb"/>
        <w:rPr>
          <w:ins w:id="6" w:author="Unknown"/>
        </w:rPr>
      </w:pPr>
      <w:ins w:id="7" w:author="Unknown">
        <w:r>
          <w:rPr>
            <w:b/>
            <w:bCs/>
          </w:rPr>
          <w:t>a.</w:t>
        </w:r>
        <w:r>
          <w:t xml:space="preserve"> Photo-diode</w:t>
        </w:r>
        <w:r>
          <w:br/>
        </w:r>
        <w:r>
          <w:rPr>
            <w:b/>
            <w:bCs/>
          </w:rPr>
          <w:t>b.</w:t>
        </w:r>
        <w:r>
          <w:t xml:space="preserve"> Signal Processing Circuits</w:t>
        </w:r>
        <w:r>
          <w:br/>
        </w:r>
        <w:r>
          <w:rPr>
            <w:b/>
            <w:bCs/>
          </w:rPr>
          <w:t>c.</w:t>
        </w:r>
        <w:r>
          <w:t xml:space="preserve"> Linear Circuitry</w:t>
        </w:r>
        <w:r>
          <w:br/>
        </w:r>
        <w:r>
          <w:rPr>
            <w:b/>
            <w:bCs/>
          </w:rPr>
          <w:t>d.</w:t>
        </w:r>
        <w:r>
          <w:t xml:space="preserve"> None of the above</w:t>
        </w:r>
      </w:ins>
    </w:p>
    <w:p w:rsidR="001041EF" w:rsidRDefault="001041EF" w:rsidP="001041EF">
      <w:pPr>
        <w:pStyle w:val="NormalWeb"/>
        <w:rPr>
          <w:ins w:id="8" w:author="Unknown"/>
        </w:rPr>
      </w:pPr>
      <w:ins w:id="9" w:author="Unknown">
        <w:r>
          <w:rPr>
            <w:rStyle w:val="Strong"/>
          </w:rPr>
          <w:t>ANSWER: (c) Linear Circuitry</w:t>
        </w:r>
      </w:ins>
    </w:p>
    <w:p w:rsidR="001041EF" w:rsidRPr="001041EF" w:rsidRDefault="001041EF" w:rsidP="001041EF">
      <w:pPr>
        <w:pStyle w:val="NormalWeb"/>
        <w:rPr>
          <w:ins w:id="10" w:author="Unknown"/>
        </w:rPr>
      </w:pPr>
      <w:ins w:id="11" w:author="Unknown">
        <w:r w:rsidRPr="001041EF">
          <w:rPr>
            <w:b/>
            <w:bCs/>
          </w:rPr>
          <w:t>3)   For a sine wave, the frequency is represented by the cycles per ______</w:t>
        </w:r>
      </w:ins>
    </w:p>
    <w:p w:rsidR="001041EF" w:rsidRDefault="001041EF" w:rsidP="001041EF">
      <w:pPr>
        <w:pStyle w:val="NormalWeb"/>
        <w:rPr>
          <w:ins w:id="12" w:author="Unknown"/>
        </w:rPr>
      </w:pPr>
      <w:ins w:id="13" w:author="Unknown">
        <w:r>
          <w:rPr>
            <w:b/>
            <w:bCs/>
          </w:rPr>
          <w:t>a.</w:t>
        </w:r>
        <w:r>
          <w:t xml:space="preserve"> Second</w:t>
        </w:r>
        <w:r>
          <w:br/>
        </w:r>
        <w:r>
          <w:rPr>
            <w:b/>
            <w:bCs/>
          </w:rPr>
          <w:t>b.</w:t>
        </w:r>
        <w:r>
          <w:t xml:space="preserve"> Minute</w:t>
        </w:r>
        <w:r>
          <w:br/>
        </w:r>
        <w:r>
          <w:rPr>
            <w:b/>
            <w:bCs/>
          </w:rPr>
          <w:t>c.</w:t>
        </w:r>
        <w:r>
          <w:t xml:space="preserve"> </w:t>
        </w:r>
        <w:proofErr w:type="spellStart"/>
        <w:r>
          <w:t>Hour</w:t>
        </w:r>
        <w:proofErr w:type="spellEnd"/>
        <w:r>
          <w:br/>
        </w:r>
        <w:r>
          <w:rPr>
            <w:b/>
            <w:bCs/>
          </w:rPr>
          <w:t>d.</w:t>
        </w:r>
        <w:r>
          <w:t xml:space="preserve"> None of the above</w:t>
        </w:r>
      </w:ins>
    </w:p>
    <w:p w:rsidR="001041EF" w:rsidRDefault="001041EF" w:rsidP="001041EF">
      <w:pPr>
        <w:pStyle w:val="NormalWeb"/>
        <w:rPr>
          <w:ins w:id="14" w:author="Unknown"/>
        </w:rPr>
      </w:pPr>
      <w:ins w:id="15" w:author="Unknown">
        <w:r>
          <w:rPr>
            <w:rStyle w:val="Strong"/>
          </w:rPr>
          <w:t>ANSWER: (a) Second</w:t>
        </w:r>
      </w:ins>
    </w:p>
    <w:p w:rsidR="001041EF" w:rsidRDefault="001041EF" w:rsidP="001041EF">
      <w:pPr>
        <w:pStyle w:val="NormalWeb"/>
        <w:rPr>
          <w:ins w:id="16" w:author="Unknown"/>
        </w:rPr>
      </w:pPr>
      <w:ins w:id="17" w:author="Unknown">
        <w:r>
          <w:rPr>
            <w:b/>
            <w:bCs/>
          </w:rPr>
          <w:t>4)   Which property/</w:t>
        </w:r>
        <w:proofErr w:type="spellStart"/>
        <w:r>
          <w:rPr>
            <w:b/>
            <w:bCs/>
          </w:rPr>
          <w:t>ies</w:t>
        </w:r>
        <w:proofErr w:type="spellEnd"/>
        <w:r>
          <w:rPr>
            <w:b/>
            <w:bCs/>
          </w:rPr>
          <w:t xml:space="preserve"> of PCM stream determine/s the fidelity to original analog signal?</w:t>
        </w:r>
      </w:ins>
    </w:p>
    <w:p w:rsidR="001041EF" w:rsidRDefault="001041EF" w:rsidP="001041EF">
      <w:pPr>
        <w:pStyle w:val="NormalWeb"/>
        <w:rPr>
          <w:ins w:id="18" w:author="Unknown"/>
        </w:rPr>
      </w:pPr>
      <w:ins w:id="19" w:author="Unknown">
        <w:r>
          <w:rPr>
            <w:b/>
            <w:bCs/>
          </w:rPr>
          <w:t>a.</w:t>
        </w:r>
        <w:r>
          <w:t xml:space="preserve"> Sampling rate</w:t>
        </w:r>
        <w:r>
          <w:br/>
        </w:r>
        <w:r>
          <w:rPr>
            <w:b/>
            <w:bCs/>
          </w:rPr>
          <w:t>b.</w:t>
        </w:r>
        <w:r>
          <w:t xml:space="preserve"> Bit depth</w:t>
        </w:r>
        <w:r>
          <w:br/>
        </w:r>
        <w:r>
          <w:rPr>
            <w:b/>
            <w:bCs/>
          </w:rPr>
          <w:t>c.</w:t>
        </w:r>
        <w:r>
          <w:t xml:space="preserve"> Both </w:t>
        </w:r>
        <w:proofErr w:type="gramStart"/>
        <w:r>
          <w:t>a and</w:t>
        </w:r>
        <w:proofErr w:type="gramEnd"/>
        <w:r>
          <w:t xml:space="preserve"> b</w:t>
        </w:r>
        <w:r>
          <w:br/>
        </w:r>
        <w:r>
          <w:rPr>
            <w:b/>
            <w:bCs/>
          </w:rPr>
          <w:t>d.</w:t>
        </w:r>
        <w:r>
          <w:t xml:space="preserve"> None of the above</w:t>
        </w:r>
      </w:ins>
    </w:p>
    <w:p w:rsidR="001041EF" w:rsidRDefault="001041EF" w:rsidP="001041EF">
      <w:pPr>
        <w:pStyle w:val="NormalWeb"/>
        <w:rPr>
          <w:ins w:id="20" w:author="Unknown"/>
        </w:rPr>
      </w:pPr>
      <w:ins w:id="21" w:author="Unknown">
        <w:r>
          <w:rPr>
            <w:rStyle w:val="Strong"/>
          </w:rPr>
          <w:t>ANSWER: (c) Both a and b</w:t>
        </w:r>
      </w:ins>
    </w:p>
    <w:p w:rsidR="001041EF" w:rsidRDefault="001041EF" w:rsidP="001041EF">
      <w:pPr>
        <w:pStyle w:val="NormalWeb"/>
        <w:rPr>
          <w:ins w:id="22" w:author="Unknown"/>
        </w:rPr>
      </w:pPr>
      <w:ins w:id="23" w:author="Unknown">
        <w:r>
          <w:rPr>
            <w:b/>
            <w:bCs/>
          </w:rPr>
          <w:t>5)   In single-mode fibers, how does the fraction of energy traveling through bound mode appear in the cladding?</w:t>
        </w:r>
      </w:ins>
    </w:p>
    <w:p w:rsidR="001041EF" w:rsidRDefault="001041EF" w:rsidP="001041EF">
      <w:pPr>
        <w:pStyle w:val="NormalWeb"/>
        <w:rPr>
          <w:ins w:id="24" w:author="Unknown"/>
        </w:rPr>
      </w:pPr>
      <w:proofErr w:type="gramStart"/>
      <w:ins w:id="25" w:author="Unknown">
        <w:r>
          <w:rPr>
            <w:b/>
            <w:bCs/>
          </w:rPr>
          <w:t>a</w:t>
        </w:r>
        <w:proofErr w:type="gramEnd"/>
        <w:r>
          <w:rPr>
            <w:b/>
            <w:bCs/>
          </w:rPr>
          <w:t>.</w:t>
        </w:r>
        <w:r>
          <w:t xml:space="preserve"> As a crescent wave</w:t>
        </w:r>
        <w:r>
          <w:br/>
        </w:r>
        <w:r>
          <w:rPr>
            <w:b/>
            <w:bCs/>
          </w:rPr>
          <w:t>b.</w:t>
        </w:r>
        <w:r>
          <w:t xml:space="preserve"> </w:t>
        </w:r>
        <w:proofErr w:type="gramStart"/>
        <w:r>
          <w:t>As a gibbous wave</w:t>
        </w:r>
        <w:r>
          <w:br/>
        </w:r>
        <w:r>
          <w:rPr>
            <w:b/>
            <w:bCs/>
          </w:rPr>
          <w:t>c.</w:t>
        </w:r>
        <w:proofErr w:type="gramEnd"/>
        <w:r>
          <w:t xml:space="preserve"> </w:t>
        </w:r>
        <w:proofErr w:type="gramStart"/>
        <w:r>
          <w:t>As an evanescent wave</w:t>
        </w:r>
        <w:r>
          <w:br/>
        </w:r>
        <w:r>
          <w:rPr>
            <w:b/>
            <w:bCs/>
          </w:rPr>
          <w:t>d.</w:t>
        </w:r>
        <w:proofErr w:type="gramEnd"/>
        <w:r>
          <w:t xml:space="preserve"> All of the above</w:t>
        </w:r>
      </w:ins>
    </w:p>
    <w:p w:rsidR="001041EF" w:rsidRDefault="001041EF" w:rsidP="001041EF">
      <w:pPr>
        <w:pStyle w:val="NormalWeb"/>
        <w:rPr>
          <w:ins w:id="26" w:author="Unknown"/>
        </w:rPr>
      </w:pPr>
      <w:ins w:id="27" w:author="Unknown">
        <w:r>
          <w:rPr>
            <w:rStyle w:val="Strong"/>
          </w:rPr>
          <w:lastRenderedPageBreak/>
          <w:t>ANSWER: (c) As an evanescent wave</w:t>
        </w:r>
      </w:ins>
    </w:p>
    <w:p w:rsidR="001041EF" w:rsidRDefault="001041EF" w:rsidP="001041EF">
      <w:pPr>
        <w:pStyle w:val="NormalWeb"/>
        <w:rPr>
          <w:ins w:id="28" w:author="Unknown"/>
        </w:rPr>
      </w:pPr>
      <w:ins w:id="29" w:author="Unknown">
        <w:r>
          <w:rPr>
            <w:b/>
            <w:bCs/>
          </w:rPr>
          <w:t>6)   What is the typical value of refractive index for an ethyl alcohol?</w:t>
        </w:r>
      </w:ins>
    </w:p>
    <w:p w:rsidR="001041EF" w:rsidRDefault="001041EF" w:rsidP="001041EF">
      <w:pPr>
        <w:pStyle w:val="NormalWeb"/>
        <w:rPr>
          <w:ins w:id="30" w:author="Unknown"/>
        </w:rPr>
      </w:pPr>
      <w:ins w:id="31" w:author="Unknown">
        <w:r>
          <w:rPr>
            <w:b/>
            <w:bCs/>
          </w:rPr>
          <w:t>a.</w:t>
        </w:r>
        <w:r>
          <w:t xml:space="preserve"> 1</w:t>
        </w:r>
        <w:r>
          <w:br/>
        </w:r>
        <w:r>
          <w:rPr>
            <w:b/>
            <w:bCs/>
          </w:rPr>
          <w:t>b.</w:t>
        </w:r>
        <w:r>
          <w:t xml:space="preserve"> 1.36</w:t>
        </w:r>
        <w:r>
          <w:br/>
        </w:r>
        <w:r>
          <w:rPr>
            <w:b/>
            <w:bCs/>
          </w:rPr>
          <w:t>c.</w:t>
        </w:r>
        <w:r>
          <w:t xml:space="preserve"> 2.6</w:t>
        </w:r>
        <w:r>
          <w:br/>
        </w:r>
        <w:r>
          <w:rPr>
            <w:b/>
            <w:bCs/>
          </w:rPr>
          <w:t>d.</w:t>
        </w:r>
        <w:r>
          <w:t xml:space="preserve"> 3.4</w:t>
        </w:r>
      </w:ins>
    </w:p>
    <w:p w:rsidR="001041EF" w:rsidRDefault="001041EF" w:rsidP="001041EF">
      <w:pPr>
        <w:pStyle w:val="NormalWeb"/>
        <w:rPr>
          <w:ins w:id="32" w:author="Unknown"/>
        </w:rPr>
      </w:pPr>
      <w:proofErr w:type="gramStart"/>
      <w:ins w:id="33" w:author="Unknown">
        <w:r>
          <w:rPr>
            <w:rStyle w:val="Strong"/>
          </w:rPr>
          <w:t>ANSWER:</w:t>
        </w:r>
        <w:proofErr w:type="gramEnd"/>
        <w:r>
          <w:rPr>
            <w:rStyle w:val="Strong"/>
          </w:rPr>
          <w:t>(b) 1.36</w:t>
        </w:r>
      </w:ins>
    </w:p>
    <w:p w:rsidR="001041EF" w:rsidRDefault="001041EF" w:rsidP="001041EF">
      <w:pPr>
        <w:pStyle w:val="NormalWeb"/>
        <w:rPr>
          <w:ins w:id="34" w:author="Unknown"/>
        </w:rPr>
      </w:pPr>
      <w:ins w:id="35" w:author="Unknown">
        <w:r>
          <w:rPr>
            <w:b/>
            <w:bCs/>
          </w:rPr>
          <w:t>7)   If a light travels in a certain medium and it gets reflected off an optically denser medium with high refractive index, then it is regarded as _______</w:t>
        </w:r>
      </w:ins>
    </w:p>
    <w:p w:rsidR="001041EF" w:rsidRDefault="001041EF" w:rsidP="001041EF">
      <w:pPr>
        <w:pStyle w:val="NormalWeb"/>
        <w:rPr>
          <w:ins w:id="36" w:author="Unknown"/>
        </w:rPr>
      </w:pPr>
      <w:ins w:id="37" w:author="Unknown">
        <w:r>
          <w:rPr>
            <w:b/>
            <w:bCs/>
          </w:rPr>
          <w:t>a.</w:t>
        </w:r>
        <w:r>
          <w:t xml:space="preserve"> External Reflection</w:t>
        </w:r>
        <w:r>
          <w:br/>
        </w:r>
        <w:r>
          <w:rPr>
            <w:b/>
            <w:bCs/>
          </w:rPr>
          <w:t>b.</w:t>
        </w:r>
        <w:r>
          <w:t xml:space="preserve"> Internal Reflection</w:t>
        </w:r>
        <w:r>
          <w:br/>
        </w:r>
        <w:r>
          <w:rPr>
            <w:b/>
            <w:bCs/>
          </w:rPr>
          <w:t>c.</w:t>
        </w:r>
        <w:r>
          <w:t xml:space="preserve"> Both </w:t>
        </w:r>
        <w:proofErr w:type="gramStart"/>
        <w:r>
          <w:t>a and</w:t>
        </w:r>
        <w:proofErr w:type="gramEnd"/>
        <w:r>
          <w:t xml:space="preserve"> b</w:t>
        </w:r>
        <w:r>
          <w:br/>
        </w:r>
        <w:r>
          <w:rPr>
            <w:b/>
            <w:bCs/>
          </w:rPr>
          <w:t>d.</w:t>
        </w:r>
        <w:r>
          <w:t xml:space="preserve"> None of the above</w:t>
        </w:r>
      </w:ins>
    </w:p>
    <w:p w:rsidR="001041EF" w:rsidRDefault="001041EF" w:rsidP="001041EF">
      <w:pPr>
        <w:pStyle w:val="NormalWeb"/>
        <w:rPr>
          <w:ins w:id="38" w:author="Unknown"/>
        </w:rPr>
      </w:pPr>
      <w:ins w:id="39" w:author="Unknown">
        <w:r>
          <w:rPr>
            <w:rStyle w:val="Strong"/>
          </w:rPr>
          <w:t>ANSWER: (a) External Reflection</w:t>
        </w:r>
      </w:ins>
    </w:p>
    <w:p w:rsidR="001041EF" w:rsidRDefault="001041EF" w:rsidP="001041EF">
      <w:pPr>
        <w:pStyle w:val="NormalWeb"/>
        <w:rPr>
          <w:ins w:id="40" w:author="Unknown"/>
        </w:rPr>
      </w:pPr>
      <w:ins w:id="41" w:author="Unknown">
        <w:r>
          <w:rPr>
            <w:b/>
            <w:bCs/>
          </w:rPr>
          <w:t>8)   In an optical fiber, the concept of Numerical aperture is applicable in describing the ability of __________</w:t>
        </w:r>
      </w:ins>
    </w:p>
    <w:p w:rsidR="001041EF" w:rsidRDefault="001041EF" w:rsidP="001041EF">
      <w:pPr>
        <w:pStyle w:val="NormalWeb"/>
        <w:rPr>
          <w:ins w:id="42" w:author="Unknown"/>
        </w:rPr>
      </w:pPr>
      <w:ins w:id="43" w:author="Unknown">
        <w:r>
          <w:rPr>
            <w:b/>
            <w:bCs/>
          </w:rPr>
          <w:t>a.</w:t>
        </w:r>
        <w:r>
          <w:t xml:space="preserve"> Light Collection</w:t>
        </w:r>
        <w:r>
          <w:br/>
        </w:r>
        <w:r>
          <w:rPr>
            <w:b/>
            <w:bCs/>
          </w:rPr>
          <w:t>b.</w:t>
        </w:r>
        <w:r>
          <w:t xml:space="preserve"> Light Scattering</w:t>
        </w:r>
        <w:r>
          <w:br/>
        </w:r>
        <w:r>
          <w:rPr>
            <w:b/>
            <w:bCs/>
          </w:rPr>
          <w:t>c.</w:t>
        </w:r>
        <w:r>
          <w:t xml:space="preserve"> Light Dispersion</w:t>
        </w:r>
        <w:r>
          <w:br/>
        </w:r>
        <w:r>
          <w:rPr>
            <w:b/>
            <w:bCs/>
          </w:rPr>
          <w:t>d.</w:t>
        </w:r>
        <w:r>
          <w:t xml:space="preserve"> Light Polarization</w:t>
        </w:r>
      </w:ins>
    </w:p>
    <w:p w:rsidR="001041EF" w:rsidRDefault="001041EF" w:rsidP="001041EF">
      <w:pPr>
        <w:pStyle w:val="NormalWeb"/>
        <w:rPr>
          <w:ins w:id="44" w:author="Unknown"/>
        </w:rPr>
      </w:pPr>
      <w:proofErr w:type="gramStart"/>
      <w:ins w:id="45" w:author="Unknown">
        <w:r>
          <w:rPr>
            <w:rStyle w:val="Strong"/>
          </w:rPr>
          <w:t>ANSWER:</w:t>
        </w:r>
        <w:proofErr w:type="gramEnd"/>
        <w:r>
          <w:rPr>
            <w:rStyle w:val="Strong"/>
          </w:rPr>
          <w:t>(a) Light Collection</w:t>
        </w:r>
      </w:ins>
    </w:p>
    <w:p w:rsidR="001041EF" w:rsidRDefault="001041EF" w:rsidP="001041EF">
      <w:pPr>
        <w:pStyle w:val="NormalWeb"/>
        <w:rPr>
          <w:ins w:id="46" w:author="Unknown"/>
        </w:rPr>
      </w:pPr>
      <w:ins w:id="47" w:author="Unknown">
        <w:r>
          <w:rPr>
            <w:b/>
            <w:bCs/>
          </w:rPr>
          <w:t>9)   Which among the following do/does not support/s the soot formation process?</w:t>
        </w:r>
      </w:ins>
    </w:p>
    <w:p w:rsidR="001041EF" w:rsidRDefault="001041EF" w:rsidP="001041EF">
      <w:pPr>
        <w:pStyle w:val="NormalWeb"/>
        <w:rPr>
          <w:ins w:id="48" w:author="Unknown"/>
        </w:rPr>
      </w:pPr>
      <w:ins w:id="49" w:author="Unknown">
        <w:r>
          <w:rPr>
            <w:b/>
            <w:bCs/>
          </w:rPr>
          <w:t>a.</w:t>
        </w:r>
        <w:r>
          <w:t xml:space="preserve"> OVPO</w:t>
        </w:r>
        <w:r>
          <w:br/>
        </w:r>
        <w:r>
          <w:rPr>
            <w:b/>
            <w:bCs/>
          </w:rPr>
          <w:t>b.</w:t>
        </w:r>
        <w:r>
          <w:t xml:space="preserve"> MCVD</w:t>
        </w:r>
        <w:r>
          <w:br/>
        </w:r>
        <w:r>
          <w:rPr>
            <w:b/>
            <w:bCs/>
          </w:rPr>
          <w:t>c.</w:t>
        </w:r>
        <w:r>
          <w:t xml:space="preserve"> PCVD</w:t>
        </w:r>
        <w:r>
          <w:br/>
        </w:r>
        <w:r>
          <w:rPr>
            <w:b/>
            <w:bCs/>
          </w:rPr>
          <w:t>d.</w:t>
        </w:r>
        <w:r>
          <w:t xml:space="preserve"> All of the above</w:t>
        </w:r>
      </w:ins>
    </w:p>
    <w:p w:rsidR="001041EF" w:rsidRDefault="001041EF" w:rsidP="001041EF">
      <w:pPr>
        <w:pStyle w:val="NormalWeb"/>
        <w:rPr>
          <w:ins w:id="50" w:author="Unknown"/>
        </w:rPr>
      </w:pPr>
      <w:ins w:id="51" w:author="Unknown">
        <w:r>
          <w:rPr>
            <w:rStyle w:val="Strong"/>
          </w:rPr>
          <w:t>ANSWER: (c) PCVD</w:t>
        </w:r>
      </w:ins>
    </w:p>
    <w:p w:rsidR="001041EF" w:rsidRDefault="001041EF" w:rsidP="001041EF">
      <w:pPr>
        <w:pStyle w:val="NormalWeb"/>
        <w:rPr>
          <w:ins w:id="52" w:author="Unknown"/>
        </w:rPr>
      </w:pPr>
      <w:ins w:id="53" w:author="Unknown">
        <w:r>
          <w:rPr>
            <w:b/>
            <w:bCs/>
          </w:rPr>
          <w:t>10)   Which type of photonic crystal fiber exhibit/s its/their similarity to the periodic crystalline lattice in a semiconductor?</w:t>
        </w:r>
      </w:ins>
    </w:p>
    <w:p w:rsidR="001041EF" w:rsidRDefault="001041EF" w:rsidP="001041EF">
      <w:pPr>
        <w:pStyle w:val="NormalWeb"/>
        <w:rPr>
          <w:ins w:id="54" w:author="Unknown"/>
        </w:rPr>
      </w:pPr>
      <w:ins w:id="55" w:author="Unknown">
        <w:r>
          <w:rPr>
            <w:b/>
            <w:bCs/>
          </w:rPr>
          <w:t>a.</w:t>
        </w:r>
        <w:r>
          <w:t xml:space="preserve"> Index guiding fiber</w:t>
        </w:r>
        <w:r>
          <w:br/>
        </w:r>
        <w:r>
          <w:rPr>
            <w:b/>
            <w:bCs/>
          </w:rPr>
          <w:t>b.</w:t>
        </w:r>
        <w:r>
          <w:t xml:space="preserve"> Photonic </w:t>
        </w:r>
        <w:proofErr w:type="spellStart"/>
        <w:r>
          <w:t>bandgap</w:t>
        </w:r>
        <w:proofErr w:type="spellEnd"/>
        <w:r>
          <w:t xml:space="preserve"> fiber</w:t>
        </w:r>
        <w:r>
          <w:br/>
        </w:r>
        <w:r>
          <w:rPr>
            <w:b/>
            <w:bCs/>
          </w:rPr>
          <w:lastRenderedPageBreak/>
          <w:t>c.</w:t>
        </w:r>
        <w:r>
          <w:t xml:space="preserve"> Both </w:t>
        </w:r>
        <w:proofErr w:type="gramStart"/>
        <w:r>
          <w:t>a and</w:t>
        </w:r>
        <w:proofErr w:type="gramEnd"/>
        <w:r>
          <w:t xml:space="preserve"> b</w:t>
        </w:r>
        <w:r>
          <w:br/>
        </w:r>
        <w:r>
          <w:rPr>
            <w:b/>
            <w:bCs/>
          </w:rPr>
          <w:t>d.</w:t>
        </w:r>
        <w:r>
          <w:t xml:space="preserve"> None of the above</w:t>
        </w:r>
      </w:ins>
    </w:p>
    <w:p w:rsidR="001041EF" w:rsidRDefault="001041EF" w:rsidP="001041EF">
      <w:pPr>
        <w:pStyle w:val="NormalWeb"/>
        <w:rPr>
          <w:ins w:id="56" w:author="Unknown"/>
        </w:rPr>
      </w:pPr>
      <w:ins w:id="57" w:author="Unknown">
        <w:r>
          <w:rPr>
            <w:rStyle w:val="Strong"/>
          </w:rPr>
          <w:t xml:space="preserve">ANSWER: (b) Photonic </w:t>
        </w:r>
        <w:proofErr w:type="spellStart"/>
        <w:r>
          <w:rPr>
            <w:rStyle w:val="Strong"/>
          </w:rPr>
          <w:t>bandgap</w:t>
        </w:r>
        <w:proofErr w:type="spellEnd"/>
        <w:r>
          <w:rPr>
            <w:rStyle w:val="Strong"/>
          </w:rPr>
          <w:t xml:space="preserve"> fiber</w:t>
        </w:r>
      </w:ins>
    </w:p>
    <w:p w:rsidR="001041EF" w:rsidRDefault="001041EF" w:rsidP="001041EF">
      <w:pPr>
        <w:pStyle w:val="NormalWeb"/>
        <w:rPr>
          <w:ins w:id="58" w:author="Unknown"/>
        </w:rPr>
      </w:pPr>
      <w:ins w:id="59" w:author="Unknown">
        <w:r>
          <w:rPr>
            <w:b/>
            <w:bCs/>
          </w:rPr>
          <w:t xml:space="preserve">11)   Which type of fiber optic cable has/have its/their core with the size of about 480 </w:t>
        </w:r>
        <w:proofErr w:type="spellStart"/>
        <w:r>
          <w:rPr>
            <w:b/>
            <w:bCs/>
          </w:rPr>
          <w:t>μm</w:t>
        </w:r>
        <w:proofErr w:type="spellEnd"/>
        <w:r>
          <w:rPr>
            <w:b/>
            <w:bCs/>
          </w:rPr>
          <w:t xml:space="preserve"> to 980 </w:t>
        </w:r>
        <w:proofErr w:type="spellStart"/>
        <w:r>
          <w:rPr>
            <w:b/>
            <w:bCs/>
          </w:rPr>
          <w:t>μm</w:t>
        </w:r>
        <w:proofErr w:type="spellEnd"/>
        <w:r>
          <w:rPr>
            <w:b/>
            <w:bCs/>
          </w:rPr>
          <w:t xml:space="preserve"> &amp; made up of </w:t>
        </w:r>
        <w:proofErr w:type="spellStart"/>
        <w:r>
          <w:rPr>
            <w:b/>
            <w:bCs/>
          </w:rPr>
          <w:t>polymethylmethacrylate</w:t>
        </w:r>
        <w:proofErr w:type="spellEnd"/>
        <w:r>
          <w:rPr>
            <w:b/>
            <w:bCs/>
          </w:rPr>
          <w:t xml:space="preserve"> (PMMA)?</w:t>
        </w:r>
      </w:ins>
    </w:p>
    <w:p w:rsidR="001041EF" w:rsidRDefault="001041EF" w:rsidP="001041EF">
      <w:pPr>
        <w:pStyle w:val="NormalWeb"/>
        <w:rPr>
          <w:ins w:id="60" w:author="Unknown"/>
        </w:rPr>
      </w:pPr>
      <w:ins w:id="61" w:author="Unknown">
        <w:r>
          <w:rPr>
            <w:b/>
            <w:bCs/>
          </w:rPr>
          <w:t>a.</w:t>
        </w:r>
        <w:r>
          <w:t xml:space="preserve"> Glass fiber optic cable</w:t>
        </w:r>
        <w:r>
          <w:br/>
        </w:r>
        <w:r>
          <w:rPr>
            <w:b/>
            <w:bCs/>
          </w:rPr>
          <w:t>b.</w:t>
        </w:r>
        <w:r>
          <w:t xml:space="preserve"> Plastic fiber optic cable</w:t>
        </w:r>
        <w:r>
          <w:br/>
        </w:r>
        <w:r>
          <w:rPr>
            <w:b/>
            <w:bCs/>
          </w:rPr>
          <w:t>c.</w:t>
        </w:r>
        <w:r>
          <w:t xml:space="preserve"> Plastic clad silica fiber optic cable</w:t>
        </w:r>
        <w:r>
          <w:br/>
        </w:r>
        <w:r>
          <w:rPr>
            <w:b/>
            <w:bCs/>
          </w:rPr>
          <w:t>d.</w:t>
        </w:r>
        <w:r>
          <w:t xml:space="preserve"> All of the above</w:t>
        </w:r>
      </w:ins>
    </w:p>
    <w:p w:rsidR="001041EF" w:rsidRDefault="001041EF" w:rsidP="001041EF">
      <w:pPr>
        <w:pStyle w:val="NormalWeb"/>
        <w:rPr>
          <w:ins w:id="62" w:author="Unknown"/>
        </w:rPr>
      </w:pPr>
      <w:ins w:id="63" w:author="Unknown">
        <w:r>
          <w:rPr>
            <w:rStyle w:val="Strong"/>
          </w:rPr>
          <w:t>ANSWER: (b) Plastic fiber optic cable</w:t>
        </w:r>
      </w:ins>
    </w:p>
    <w:p w:rsidR="001041EF" w:rsidRDefault="001041EF" w:rsidP="001041EF">
      <w:pPr>
        <w:pStyle w:val="NormalWeb"/>
        <w:rPr>
          <w:ins w:id="64" w:author="Unknown"/>
        </w:rPr>
      </w:pPr>
      <w:ins w:id="65" w:author="Unknown">
        <w:r>
          <w:rPr>
            <w:b/>
            <w:bCs/>
          </w:rPr>
          <w:t xml:space="preserve">12)   In </w:t>
        </w:r>
        <w:proofErr w:type="spellStart"/>
        <w:r>
          <w:rPr>
            <w:b/>
            <w:bCs/>
          </w:rPr>
          <w:t>multifiber</w:t>
        </w:r>
        <w:proofErr w:type="spellEnd"/>
        <w:r>
          <w:rPr>
            <w:b/>
            <w:bCs/>
          </w:rPr>
          <w:t xml:space="preserve"> cable system, which form of outer jacket/s consist/s of polyolefin compounds and are regarded as halogen free?</w:t>
        </w:r>
      </w:ins>
    </w:p>
    <w:p w:rsidR="001041EF" w:rsidRDefault="001041EF" w:rsidP="001041EF">
      <w:pPr>
        <w:pStyle w:val="NormalWeb"/>
        <w:rPr>
          <w:ins w:id="66" w:author="Unknown"/>
        </w:rPr>
      </w:pPr>
      <w:ins w:id="67" w:author="Unknown">
        <w:r>
          <w:rPr>
            <w:b/>
            <w:bCs/>
          </w:rPr>
          <w:t>a.</w:t>
        </w:r>
        <w:r>
          <w:t xml:space="preserve"> OFNR</w:t>
        </w:r>
        <w:r>
          <w:br/>
        </w:r>
        <w:r>
          <w:rPr>
            <w:b/>
            <w:bCs/>
          </w:rPr>
          <w:t>b.</w:t>
        </w:r>
        <w:r>
          <w:t xml:space="preserve"> OFNP</w:t>
        </w:r>
        <w:r>
          <w:br/>
        </w:r>
        <w:r>
          <w:rPr>
            <w:b/>
            <w:bCs/>
          </w:rPr>
          <w:t>c.</w:t>
        </w:r>
        <w:r>
          <w:t xml:space="preserve"> LSZH</w:t>
        </w:r>
        <w:r>
          <w:br/>
        </w:r>
        <w:r>
          <w:rPr>
            <w:b/>
            <w:bCs/>
          </w:rPr>
          <w:t>d.</w:t>
        </w:r>
        <w:r>
          <w:t xml:space="preserve"> All of the above</w:t>
        </w:r>
      </w:ins>
    </w:p>
    <w:p w:rsidR="001041EF" w:rsidRDefault="001041EF" w:rsidP="001041EF">
      <w:pPr>
        <w:pStyle w:val="NormalWeb"/>
        <w:rPr>
          <w:ins w:id="68" w:author="Unknown"/>
        </w:rPr>
      </w:pPr>
      <w:ins w:id="69" w:author="Unknown">
        <w:r>
          <w:rPr>
            <w:rStyle w:val="Strong"/>
          </w:rPr>
          <w:t>ANSWER: (c) LSZH</w:t>
        </w:r>
      </w:ins>
    </w:p>
    <w:p w:rsidR="001041EF" w:rsidRDefault="001041EF" w:rsidP="001041EF">
      <w:pPr>
        <w:pStyle w:val="NormalWeb"/>
        <w:rPr>
          <w:ins w:id="70" w:author="Unknown"/>
        </w:rPr>
      </w:pPr>
      <w:ins w:id="71" w:author="Unknown">
        <w:r>
          <w:rPr>
            <w:b/>
            <w:bCs/>
          </w:rPr>
          <w:t>13)   During the design of FOC system, which among the following reasons is/are responsible for an extrinsic absorption?</w:t>
        </w:r>
      </w:ins>
    </w:p>
    <w:p w:rsidR="001041EF" w:rsidRDefault="001041EF" w:rsidP="001041EF">
      <w:pPr>
        <w:pStyle w:val="NormalWeb"/>
        <w:rPr>
          <w:ins w:id="72" w:author="Unknown"/>
        </w:rPr>
      </w:pPr>
      <w:ins w:id="73" w:author="Unknown">
        <w:r>
          <w:rPr>
            <w:b/>
            <w:bCs/>
          </w:rPr>
          <w:t>a.</w:t>
        </w:r>
        <w:r>
          <w:t xml:space="preserve"> Atomic defects in the composition of glass</w:t>
        </w:r>
        <w:r>
          <w:br/>
        </w:r>
        <w:r>
          <w:rPr>
            <w:b/>
            <w:bCs/>
          </w:rPr>
          <w:t>b.</w:t>
        </w:r>
        <w:r>
          <w:t xml:space="preserve"> Impurity atoms in glass material</w:t>
        </w:r>
        <w:r>
          <w:br/>
        </w:r>
        <w:r>
          <w:rPr>
            <w:b/>
            <w:bCs/>
          </w:rPr>
          <w:t>c.</w:t>
        </w:r>
        <w:r>
          <w:t xml:space="preserve"> Basic constituent atoms of fiber material</w:t>
        </w:r>
        <w:r>
          <w:br/>
        </w:r>
        <w:r>
          <w:rPr>
            <w:b/>
            <w:bCs/>
          </w:rPr>
          <w:t>d.</w:t>
        </w:r>
        <w:r>
          <w:t xml:space="preserve"> All of the above</w:t>
        </w:r>
      </w:ins>
    </w:p>
    <w:p w:rsidR="001041EF" w:rsidRDefault="001041EF" w:rsidP="001041EF">
      <w:pPr>
        <w:pStyle w:val="NormalWeb"/>
        <w:rPr>
          <w:ins w:id="74" w:author="Unknown"/>
        </w:rPr>
      </w:pPr>
      <w:ins w:id="75" w:author="Unknown">
        <w:r>
          <w:rPr>
            <w:rStyle w:val="Strong"/>
          </w:rPr>
          <w:t>ANSWER: (b) Impurity atoms in glass material</w:t>
        </w:r>
      </w:ins>
    </w:p>
    <w:p w:rsidR="001041EF" w:rsidRDefault="001041EF" w:rsidP="001041EF">
      <w:pPr>
        <w:pStyle w:val="NormalWeb"/>
        <w:rPr>
          <w:ins w:id="76" w:author="Unknown"/>
        </w:rPr>
      </w:pPr>
      <w:ins w:id="77" w:author="Unknown">
        <w:r>
          <w:rPr>
            <w:b/>
            <w:bCs/>
          </w:rPr>
          <w:t xml:space="preserve">14)   Which among the following represent/s the measure/s to minimize the </w:t>
        </w:r>
        <w:proofErr w:type="spellStart"/>
        <w:r>
          <w:rPr>
            <w:b/>
            <w:bCs/>
          </w:rPr>
          <w:t>inhomogenities</w:t>
        </w:r>
        <w:proofErr w:type="spellEnd"/>
        <w:r>
          <w:rPr>
            <w:b/>
            <w:bCs/>
          </w:rPr>
          <w:t xml:space="preserve"> for Mie scattering reduction? </w:t>
        </w:r>
      </w:ins>
    </w:p>
    <w:p w:rsidR="001041EF" w:rsidRDefault="001041EF" w:rsidP="001041EF">
      <w:pPr>
        <w:pStyle w:val="NormalWeb"/>
        <w:rPr>
          <w:ins w:id="78" w:author="Unknown"/>
        </w:rPr>
      </w:pPr>
      <w:ins w:id="79" w:author="Unknown">
        <w:r>
          <w:rPr>
            <w:b/>
            <w:bCs/>
          </w:rPr>
          <w:t>a.</w:t>
        </w:r>
        <w:r>
          <w:t xml:space="preserve"> Extrusion Control</w:t>
        </w:r>
        <w:r>
          <w:br/>
        </w:r>
        <w:r>
          <w:rPr>
            <w:b/>
            <w:bCs/>
          </w:rPr>
          <w:t>b.</w:t>
        </w:r>
        <w:r>
          <w:t xml:space="preserve"> Increase in relative R.I. difference</w:t>
        </w:r>
        <w:r>
          <w:br/>
        </w:r>
        <w:r>
          <w:rPr>
            <w:b/>
            <w:bCs/>
          </w:rPr>
          <w:t>c.</w:t>
        </w:r>
        <w:r>
          <w:t xml:space="preserve"> Removal of imperfections due to glass manufacturing process</w:t>
        </w:r>
        <w:r>
          <w:br/>
        </w:r>
        <w:r>
          <w:rPr>
            <w:b/>
            <w:bCs/>
          </w:rPr>
          <w:t>d.</w:t>
        </w:r>
        <w:r>
          <w:t xml:space="preserve"> All of the above</w:t>
        </w:r>
      </w:ins>
    </w:p>
    <w:p w:rsidR="001041EF" w:rsidRDefault="001041EF" w:rsidP="001041EF">
      <w:pPr>
        <w:pStyle w:val="NormalWeb"/>
        <w:rPr>
          <w:ins w:id="80" w:author="Unknown"/>
        </w:rPr>
      </w:pPr>
      <w:ins w:id="81" w:author="Unknown">
        <w:r>
          <w:rPr>
            <w:rStyle w:val="Strong"/>
          </w:rPr>
          <w:t>ANSWER: (d) All of the above</w:t>
        </w:r>
      </w:ins>
    </w:p>
    <w:p w:rsidR="001041EF" w:rsidRDefault="001041EF" w:rsidP="001041EF">
      <w:pPr>
        <w:pStyle w:val="NormalWeb"/>
        <w:rPr>
          <w:ins w:id="82" w:author="Unknown"/>
        </w:rPr>
      </w:pPr>
      <w:ins w:id="83" w:author="Unknown">
        <w:r>
          <w:rPr>
            <w:b/>
            <w:bCs/>
          </w:rPr>
          <w:t>15)   In Kerr effect, induced index change has its proportionality with respect to _________</w:t>
        </w:r>
      </w:ins>
    </w:p>
    <w:p w:rsidR="001041EF" w:rsidRDefault="001041EF" w:rsidP="001041EF">
      <w:pPr>
        <w:pStyle w:val="NormalWeb"/>
        <w:rPr>
          <w:ins w:id="84" w:author="Unknown"/>
        </w:rPr>
      </w:pPr>
      <w:proofErr w:type="gramStart"/>
      <w:ins w:id="85" w:author="Unknown">
        <w:r>
          <w:rPr>
            <w:b/>
            <w:bCs/>
          </w:rPr>
          <w:lastRenderedPageBreak/>
          <w:t>a</w:t>
        </w:r>
        <w:proofErr w:type="gramEnd"/>
        <w:r>
          <w:rPr>
            <w:b/>
            <w:bCs/>
          </w:rPr>
          <w:t>.</w:t>
        </w:r>
        <w:r>
          <w:t xml:space="preserve"> square of electric field</w:t>
        </w:r>
        <w:r>
          <w:br/>
        </w:r>
        <w:r>
          <w:rPr>
            <w:b/>
            <w:bCs/>
          </w:rPr>
          <w:t>b.</w:t>
        </w:r>
        <w:r>
          <w:t xml:space="preserve"> cube of electric field</w:t>
        </w:r>
        <w:r>
          <w:br/>
        </w:r>
        <w:r>
          <w:rPr>
            <w:b/>
            <w:bCs/>
          </w:rPr>
          <w:t>c.</w:t>
        </w:r>
        <w:r>
          <w:t xml:space="preserve"> cube root of electric field</w:t>
        </w:r>
        <w:r>
          <w:br/>
        </w:r>
        <w:r>
          <w:rPr>
            <w:b/>
            <w:bCs/>
          </w:rPr>
          <w:t>d.</w:t>
        </w:r>
        <w:r>
          <w:t xml:space="preserve"> one-fourth power of electric field</w:t>
        </w:r>
      </w:ins>
    </w:p>
    <w:p w:rsidR="001041EF" w:rsidRDefault="001041EF" w:rsidP="001041EF">
      <w:pPr>
        <w:pStyle w:val="NormalWeb"/>
        <w:rPr>
          <w:ins w:id="86" w:author="Unknown"/>
        </w:rPr>
      </w:pPr>
      <w:ins w:id="87" w:author="Unknown">
        <w:r>
          <w:rPr>
            <w:rStyle w:val="Strong"/>
          </w:rPr>
          <w:t>ANSWER: (a) square of electric field</w:t>
        </w:r>
      </w:ins>
    </w:p>
    <w:p w:rsidR="001041EF" w:rsidRDefault="001041EF" w:rsidP="001041EF">
      <w:pPr>
        <w:pStyle w:val="NormalWeb"/>
        <w:rPr>
          <w:ins w:id="88" w:author="Unknown"/>
        </w:rPr>
      </w:pPr>
      <w:ins w:id="89" w:author="Unknown">
        <w:r>
          <w:rPr>
            <w:b/>
            <w:bCs/>
          </w:rPr>
          <w:t>16)   Which among the following is regarded as an inelastic scattering of a photon?</w:t>
        </w:r>
      </w:ins>
    </w:p>
    <w:p w:rsidR="001041EF" w:rsidRDefault="001041EF" w:rsidP="001041EF">
      <w:pPr>
        <w:pStyle w:val="NormalWeb"/>
        <w:rPr>
          <w:ins w:id="90" w:author="Unknown"/>
        </w:rPr>
      </w:pPr>
      <w:proofErr w:type="gramStart"/>
      <w:ins w:id="91" w:author="Unknown">
        <w:r>
          <w:rPr>
            <w:b/>
            <w:bCs/>
          </w:rPr>
          <w:t>a</w:t>
        </w:r>
        <w:proofErr w:type="gramEnd"/>
        <w:r>
          <w:rPr>
            <w:b/>
            <w:bCs/>
          </w:rPr>
          <w:t>.</w:t>
        </w:r>
        <w:r>
          <w:t xml:space="preserve"> Kerr Effect</w:t>
        </w:r>
        <w:r>
          <w:br/>
        </w:r>
        <w:r>
          <w:rPr>
            <w:b/>
            <w:bCs/>
          </w:rPr>
          <w:t>b.</w:t>
        </w:r>
        <w:r>
          <w:t xml:space="preserve"> Raman Effect</w:t>
        </w:r>
        <w:r>
          <w:br/>
        </w:r>
        <w:r>
          <w:rPr>
            <w:b/>
            <w:bCs/>
          </w:rPr>
          <w:t>c.</w:t>
        </w:r>
        <w:r>
          <w:t xml:space="preserve"> Hall Effect</w:t>
        </w:r>
        <w:r>
          <w:br/>
        </w:r>
        <w:r>
          <w:rPr>
            <w:b/>
            <w:bCs/>
          </w:rPr>
          <w:t>d.</w:t>
        </w:r>
        <w:r>
          <w:t xml:space="preserve"> Miller Effect</w:t>
        </w:r>
      </w:ins>
    </w:p>
    <w:p w:rsidR="001041EF" w:rsidRDefault="001041EF" w:rsidP="001041EF">
      <w:pPr>
        <w:pStyle w:val="NormalWeb"/>
        <w:rPr>
          <w:ins w:id="92" w:author="Unknown"/>
        </w:rPr>
      </w:pPr>
      <w:ins w:id="93" w:author="Unknown">
        <w:r>
          <w:rPr>
            <w:rStyle w:val="Strong"/>
          </w:rPr>
          <w:t>ANSWER: (b) Raman Effect</w:t>
        </w:r>
      </w:ins>
    </w:p>
    <w:p w:rsidR="001041EF" w:rsidRDefault="001041EF" w:rsidP="001041EF">
      <w:pPr>
        <w:pStyle w:val="NormalWeb"/>
        <w:rPr>
          <w:ins w:id="94" w:author="Unknown"/>
        </w:rPr>
      </w:pPr>
      <w:ins w:id="95" w:author="Unknown">
        <w:r>
          <w:rPr>
            <w:b/>
            <w:bCs/>
          </w:rPr>
          <w:t>17)   Which kind/s of misalignment assist/s in the reduction of overlap region in fiber?</w:t>
        </w:r>
      </w:ins>
    </w:p>
    <w:p w:rsidR="001041EF" w:rsidRDefault="001041EF" w:rsidP="001041EF">
      <w:pPr>
        <w:pStyle w:val="NormalWeb"/>
        <w:rPr>
          <w:ins w:id="96" w:author="Unknown"/>
        </w:rPr>
      </w:pPr>
      <w:ins w:id="97" w:author="Unknown">
        <w:r>
          <w:rPr>
            <w:b/>
            <w:bCs/>
          </w:rPr>
          <w:t>a.</w:t>
        </w:r>
        <w:r>
          <w:t xml:space="preserve"> Angular</w:t>
        </w:r>
        <w:r>
          <w:br/>
        </w:r>
        <w:r>
          <w:rPr>
            <w:b/>
            <w:bCs/>
          </w:rPr>
          <w:t>b.</w:t>
        </w:r>
        <w:r>
          <w:t xml:space="preserve"> Longitudinal</w:t>
        </w:r>
        <w:r>
          <w:br/>
        </w:r>
        <w:r>
          <w:rPr>
            <w:b/>
            <w:bCs/>
          </w:rPr>
          <w:t>c.</w:t>
        </w:r>
        <w:r>
          <w:t xml:space="preserve"> Lateral</w:t>
        </w:r>
        <w:r>
          <w:br/>
        </w:r>
        <w:r>
          <w:rPr>
            <w:b/>
            <w:bCs/>
          </w:rPr>
          <w:t>d.</w:t>
        </w:r>
        <w:r>
          <w:t xml:space="preserve"> All of the above</w:t>
        </w:r>
      </w:ins>
    </w:p>
    <w:p w:rsidR="001041EF" w:rsidRDefault="001041EF" w:rsidP="001041EF">
      <w:pPr>
        <w:pStyle w:val="NormalWeb"/>
        <w:rPr>
          <w:ins w:id="98" w:author="Unknown"/>
        </w:rPr>
      </w:pPr>
      <w:ins w:id="99" w:author="Unknown">
        <w:r>
          <w:rPr>
            <w:rStyle w:val="Strong"/>
          </w:rPr>
          <w:t>ANSWER: (c) Lateral</w:t>
        </w:r>
      </w:ins>
    </w:p>
    <w:p w:rsidR="001041EF" w:rsidRDefault="001041EF" w:rsidP="001041EF">
      <w:pPr>
        <w:pStyle w:val="NormalWeb"/>
        <w:rPr>
          <w:ins w:id="100" w:author="Unknown"/>
        </w:rPr>
      </w:pPr>
      <w:ins w:id="101" w:author="Unknown">
        <w:r>
          <w:rPr>
            <w:b/>
            <w:bCs/>
          </w:rPr>
          <w:t>18)   Which is the correct order of sequential steps for an electric arc fusion technique?</w:t>
        </w:r>
      </w:ins>
    </w:p>
    <w:p w:rsidR="001041EF" w:rsidRDefault="001041EF" w:rsidP="001041EF">
      <w:pPr>
        <w:pStyle w:val="NormalWeb"/>
        <w:rPr>
          <w:ins w:id="102" w:author="Unknown"/>
        </w:rPr>
      </w:pPr>
      <w:ins w:id="103" w:author="Unknown">
        <w:r>
          <w:t>A. Pressing of fiber ends for fusion</w:t>
        </w:r>
        <w:r>
          <w:br/>
          <w:t>B. Application of heat for smoothening of end-surfaces</w:t>
        </w:r>
        <w:r>
          <w:br/>
          <w:t>C. Alignment of broken fiber edges</w:t>
        </w:r>
      </w:ins>
    </w:p>
    <w:p w:rsidR="001041EF" w:rsidRDefault="001041EF" w:rsidP="001041EF">
      <w:pPr>
        <w:pStyle w:val="NormalWeb"/>
        <w:rPr>
          <w:ins w:id="104" w:author="Unknown"/>
        </w:rPr>
      </w:pPr>
      <w:ins w:id="105" w:author="Unknown">
        <w:r>
          <w:rPr>
            <w:b/>
            <w:bCs/>
          </w:rPr>
          <w:t>a.</w:t>
        </w:r>
        <w:r>
          <w:t xml:space="preserve"> A, B, C</w:t>
        </w:r>
        <w:r>
          <w:br/>
        </w:r>
        <w:r>
          <w:rPr>
            <w:b/>
            <w:bCs/>
          </w:rPr>
          <w:t>b.</w:t>
        </w:r>
        <w:r>
          <w:t xml:space="preserve"> B, A, C</w:t>
        </w:r>
        <w:r>
          <w:br/>
        </w:r>
        <w:r>
          <w:rPr>
            <w:b/>
            <w:bCs/>
          </w:rPr>
          <w:t>c.</w:t>
        </w:r>
        <w:r>
          <w:t xml:space="preserve"> C, B, A</w:t>
        </w:r>
        <w:r>
          <w:br/>
        </w:r>
        <w:r>
          <w:rPr>
            <w:b/>
            <w:bCs/>
          </w:rPr>
          <w:t>d.</w:t>
        </w:r>
        <w:r>
          <w:t xml:space="preserve"> C, A, B</w:t>
        </w:r>
      </w:ins>
    </w:p>
    <w:p w:rsidR="001041EF" w:rsidRDefault="001041EF" w:rsidP="001041EF">
      <w:pPr>
        <w:pStyle w:val="NormalWeb"/>
        <w:rPr>
          <w:ins w:id="106" w:author="Unknown"/>
        </w:rPr>
      </w:pPr>
      <w:ins w:id="107" w:author="Unknown">
        <w:r>
          <w:rPr>
            <w:rStyle w:val="Strong"/>
          </w:rPr>
          <w:t>ANSWER: (c) C, B, A</w:t>
        </w:r>
      </w:ins>
    </w:p>
    <w:p w:rsidR="001041EF" w:rsidRDefault="001041EF" w:rsidP="001041EF">
      <w:pPr>
        <w:pStyle w:val="NormalWeb"/>
        <w:rPr>
          <w:ins w:id="108" w:author="Unknown"/>
        </w:rPr>
      </w:pPr>
      <w:ins w:id="109" w:author="Unknown">
        <w:r>
          <w:rPr>
            <w:b/>
            <w:bCs/>
          </w:rPr>
          <w:t>19)   Which splicing technique involves the alignment and locking of broken fiber edges by means of positioning devices &amp; optical cement?</w:t>
        </w:r>
      </w:ins>
    </w:p>
    <w:p w:rsidR="001041EF" w:rsidRDefault="001041EF" w:rsidP="001041EF">
      <w:pPr>
        <w:pStyle w:val="NormalWeb"/>
        <w:rPr>
          <w:ins w:id="110" w:author="Unknown"/>
        </w:rPr>
      </w:pPr>
      <w:ins w:id="111" w:author="Unknown">
        <w:r>
          <w:rPr>
            <w:b/>
            <w:bCs/>
          </w:rPr>
          <w:t>a.</w:t>
        </w:r>
        <w:r>
          <w:t xml:space="preserve"> Fusion</w:t>
        </w:r>
        <w:r>
          <w:br/>
        </w:r>
        <w:r>
          <w:rPr>
            <w:b/>
            <w:bCs/>
          </w:rPr>
          <w:t>b.</w:t>
        </w:r>
        <w:r>
          <w:t xml:space="preserve"> Mechanical</w:t>
        </w:r>
        <w:r>
          <w:br/>
        </w:r>
        <w:r>
          <w:rPr>
            <w:b/>
            <w:bCs/>
          </w:rPr>
          <w:t>c.</w:t>
        </w:r>
        <w:r>
          <w:t xml:space="preserve"> Both </w:t>
        </w:r>
        <w:proofErr w:type="gramStart"/>
        <w:r>
          <w:t>a and</w:t>
        </w:r>
        <w:proofErr w:type="gramEnd"/>
        <w:r>
          <w:t xml:space="preserve"> b</w:t>
        </w:r>
        <w:r>
          <w:br/>
        </w:r>
        <w:r>
          <w:rPr>
            <w:b/>
            <w:bCs/>
          </w:rPr>
          <w:t>d.</w:t>
        </w:r>
        <w:r>
          <w:t xml:space="preserve"> None of the above</w:t>
        </w:r>
      </w:ins>
    </w:p>
    <w:p w:rsidR="001041EF" w:rsidRDefault="001041EF" w:rsidP="001041EF">
      <w:pPr>
        <w:pStyle w:val="NormalWeb"/>
        <w:rPr>
          <w:ins w:id="112" w:author="Unknown"/>
        </w:rPr>
      </w:pPr>
      <w:proofErr w:type="gramStart"/>
      <w:ins w:id="113" w:author="Unknown">
        <w:r>
          <w:rPr>
            <w:rStyle w:val="Strong"/>
          </w:rPr>
          <w:lastRenderedPageBreak/>
          <w:t>ANSWER:</w:t>
        </w:r>
        <w:proofErr w:type="gramEnd"/>
        <w:r>
          <w:rPr>
            <w:rStyle w:val="Strong"/>
          </w:rPr>
          <w:t>(b) Mechanical</w:t>
        </w:r>
      </w:ins>
    </w:p>
    <w:p w:rsidR="001041EF" w:rsidRDefault="001041EF" w:rsidP="001041EF">
      <w:pPr>
        <w:pStyle w:val="NormalWeb"/>
        <w:rPr>
          <w:ins w:id="114" w:author="Unknown"/>
        </w:rPr>
      </w:pPr>
      <w:ins w:id="115" w:author="Unknown">
        <w:r>
          <w:rPr>
            <w:b/>
            <w:bCs/>
          </w:rPr>
          <w:t xml:space="preserve">20)   By using </w:t>
        </w:r>
        <w:proofErr w:type="spellStart"/>
        <w:r>
          <w:rPr>
            <w:b/>
            <w:bCs/>
          </w:rPr>
          <w:t>Springroove</w:t>
        </w:r>
        <w:proofErr w:type="spellEnd"/>
        <w:r>
          <w:rPr>
            <w:b/>
            <w:bCs/>
          </w:rPr>
          <w:t xml:space="preserve"> splicing technique, what is the value of mean insertion loss for multi mode graded index fiber?</w:t>
        </w:r>
      </w:ins>
    </w:p>
    <w:p w:rsidR="001041EF" w:rsidRDefault="001041EF" w:rsidP="001041EF">
      <w:pPr>
        <w:pStyle w:val="NormalWeb"/>
        <w:rPr>
          <w:ins w:id="116" w:author="Unknown"/>
        </w:rPr>
      </w:pPr>
      <w:ins w:id="117" w:author="Unknown">
        <w:r>
          <w:rPr>
            <w:b/>
            <w:bCs/>
          </w:rPr>
          <w:t>a.</w:t>
        </w:r>
        <w:r>
          <w:t xml:space="preserve"> 0.01</w:t>
        </w:r>
        <w:r>
          <w:br/>
        </w:r>
        <w:r>
          <w:rPr>
            <w:b/>
            <w:bCs/>
          </w:rPr>
          <w:t>b.</w:t>
        </w:r>
        <w:r>
          <w:t xml:space="preserve"> 0.03</w:t>
        </w:r>
        <w:r>
          <w:br/>
        </w:r>
        <w:r>
          <w:rPr>
            <w:b/>
            <w:bCs/>
          </w:rPr>
          <w:t>c.</w:t>
        </w:r>
        <w:r>
          <w:t xml:space="preserve"> 0.05</w:t>
        </w:r>
        <w:r>
          <w:br/>
        </w:r>
        <w:r>
          <w:rPr>
            <w:b/>
            <w:bCs/>
          </w:rPr>
          <w:t>d.</w:t>
        </w:r>
        <w:r>
          <w:t xml:space="preserve"> 0.09</w:t>
        </w:r>
      </w:ins>
    </w:p>
    <w:p w:rsidR="001041EF" w:rsidRDefault="001041EF" w:rsidP="001041EF">
      <w:pPr>
        <w:pStyle w:val="NormalWeb"/>
        <w:rPr>
          <w:ins w:id="118" w:author="Unknown"/>
        </w:rPr>
      </w:pPr>
      <w:ins w:id="119" w:author="Unknown">
        <w:r>
          <w:rPr>
            <w:rStyle w:val="Strong"/>
          </w:rPr>
          <w:t>ANSWER: (c) 0.05</w:t>
        </w:r>
      </w:ins>
    </w:p>
    <w:p w:rsidR="001041EF" w:rsidRDefault="001041EF" w:rsidP="001041EF">
      <w:pPr>
        <w:pStyle w:val="NormalWeb"/>
        <w:rPr>
          <w:ins w:id="120" w:author="Unknown"/>
        </w:rPr>
      </w:pPr>
      <w:ins w:id="121" w:author="Unknown">
        <w:r>
          <w:rPr>
            <w:b/>
            <w:bCs/>
          </w:rPr>
          <w:t>21)   In the fiber optic link, power transfer from one fiber to another and from fiber to detector must take place with _________coupling efficiency.</w:t>
        </w:r>
      </w:ins>
    </w:p>
    <w:p w:rsidR="001041EF" w:rsidRDefault="001041EF" w:rsidP="001041EF">
      <w:pPr>
        <w:pStyle w:val="NormalWeb"/>
        <w:rPr>
          <w:ins w:id="122" w:author="Unknown"/>
        </w:rPr>
      </w:pPr>
      <w:proofErr w:type="gramStart"/>
      <w:ins w:id="123" w:author="Unknown">
        <w:r>
          <w:rPr>
            <w:b/>
            <w:bCs/>
          </w:rPr>
          <w:t>a</w:t>
        </w:r>
        <w:proofErr w:type="gramEnd"/>
        <w:r>
          <w:rPr>
            <w:b/>
            <w:bCs/>
          </w:rPr>
          <w:t>.</w:t>
        </w:r>
        <w:r>
          <w:t xml:space="preserve"> maximum</w:t>
        </w:r>
        <w:r>
          <w:br/>
        </w:r>
        <w:r>
          <w:rPr>
            <w:b/>
            <w:bCs/>
          </w:rPr>
          <w:t>b.</w:t>
        </w:r>
        <w:r>
          <w:t xml:space="preserve"> stable</w:t>
        </w:r>
        <w:r>
          <w:br/>
        </w:r>
        <w:r>
          <w:rPr>
            <w:b/>
            <w:bCs/>
          </w:rPr>
          <w:t>c.</w:t>
        </w:r>
        <w:r>
          <w:t xml:space="preserve"> minimum</w:t>
        </w:r>
        <w:r>
          <w:br/>
        </w:r>
        <w:r>
          <w:rPr>
            <w:b/>
            <w:bCs/>
          </w:rPr>
          <w:t>d.</w:t>
        </w:r>
        <w:r>
          <w:t xml:space="preserve"> unpredictable</w:t>
        </w:r>
      </w:ins>
    </w:p>
    <w:p w:rsidR="001041EF" w:rsidRDefault="001041EF" w:rsidP="001041EF">
      <w:pPr>
        <w:pStyle w:val="NormalWeb"/>
        <w:rPr>
          <w:ins w:id="124" w:author="Unknown"/>
        </w:rPr>
      </w:pPr>
      <w:ins w:id="125" w:author="Unknown">
        <w:r>
          <w:rPr>
            <w:rStyle w:val="Strong"/>
          </w:rPr>
          <w:t>ANSWER: (a) maximum</w:t>
        </w:r>
      </w:ins>
    </w:p>
    <w:p w:rsidR="001041EF" w:rsidRDefault="001041EF" w:rsidP="001041EF">
      <w:pPr>
        <w:pStyle w:val="NormalWeb"/>
        <w:rPr>
          <w:ins w:id="126" w:author="Unknown"/>
        </w:rPr>
      </w:pPr>
      <w:ins w:id="127" w:author="Unknown">
        <w:r>
          <w:rPr>
            <w:b/>
            <w:bCs/>
          </w:rPr>
          <w:t xml:space="preserve">22)   In spontaneous emission, the light source in an excited state undergoes the transition to a state with _______ </w:t>
        </w:r>
      </w:ins>
    </w:p>
    <w:p w:rsidR="001041EF" w:rsidRDefault="001041EF" w:rsidP="001041EF">
      <w:pPr>
        <w:pStyle w:val="NormalWeb"/>
        <w:rPr>
          <w:ins w:id="128" w:author="Unknown"/>
        </w:rPr>
      </w:pPr>
      <w:ins w:id="129" w:author="Unknown">
        <w:r>
          <w:rPr>
            <w:b/>
            <w:bCs/>
          </w:rPr>
          <w:t>a.</w:t>
        </w:r>
        <w:r>
          <w:t xml:space="preserve"> Higher energy</w:t>
        </w:r>
        <w:r>
          <w:br/>
        </w:r>
        <w:r>
          <w:rPr>
            <w:b/>
            <w:bCs/>
          </w:rPr>
          <w:t>b.</w:t>
        </w:r>
        <w:r>
          <w:t xml:space="preserve"> Moderate energy</w:t>
        </w:r>
        <w:r>
          <w:br/>
        </w:r>
        <w:r>
          <w:rPr>
            <w:b/>
            <w:bCs/>
          </w:rPr>
          <w:t>c.</w:t>
        </w:r>
        <w:r>
          <w:t xml:space="preserve"> Lower energy</w:t>
        </w:r>
        <w:r>
          <w:br/>
        </w:r>
        <w:r>
          <w:rPr>
            <w:b/>
            <w:bCs/>
          </w:rPr>
          <w:t>d.</w:t>
        </w:r>
        <w:r>
          <w:t xml:space="preserve"> All of the above</w:t>
        </w:r>
      </w:ins>
    </w:p>
    <w:p w:rsidR="001041EF" w:rsidRDefault="001041EF" w:rsidP="001041EF">
      <w:pPr>
        <w:pStyle w:val="NormalWeb"/>
        <w:rPr>
          <w:ins w:id="130" w:author="Unknown"/>
        </w:rPr>
      </w:pPr>
      <w:ins w:id="131" w:author="Unknown">
        <w:r>
          <w:rPr>
            <w:rStyle w:val="Strong"/>
          </w:rPr>
          <w:t>ANSWER: (c) Lower energy</w:t>
        </w:r>
      </w:ins>
    </w:p>
    <w:p w:rsidR="001041EF" w:rsidRDefault="001041EF" w:rsidP="001041EF">
      <w:pPr>
        <w:pStyle w:val="NormalWeb"/>
        <w:rPr>
          <w:ins w:id="132" w:author="Unknown"/>
        </w:rPr>
      </w:pPr>
      <w:ins w:id="133" w:author="Unknown">
        <w:r>
          <w:rPr>
            <w:b/>
            <w:bCs/>
          </w:rPr>
          <w:t>23)   </w:t>
        </w:r>
        <w:proofErr w:type="gramStart"/>
        <w:r>
          <w:rPr>
            <w:b/>
            <w:bCs/>
          </w:rPr>
          <w:t>Which</w:t>
        </w:r>
        <w:proofErr w:type="gramEnd"/>
        <w:r>
          <w:rPr>
            <w:b/>
            <w:bCs/>
          </w:rPr>
          <w:t xml:space="preserve"> among the following is a key process adopted for the laser beam formation as it undergoes the light amplification?</w:t>
        </w:r>
      </w:ins>
    </w:p>
    <w:p w:rsidR="001041EF" w:rsidRDefault="001041EF" w:rsidP="001041EF">
      <w:pPr>
        <w:pStyle w:val="NormalWeb"/>
        <w:rPr>
          <w:ins w:id="134" w:author="Unknown"/>
        </w:rPr>
      </w:pPr>
      <w:ins w:id="135" w:author="Unknown">
        <w:r>
          <w:rPr>
            <w:b/>
            <w:bCs/>
          </w:rPr>
          <w:t>a.</w:t>
        </w:r>
        <w:r>
          <w:t xml:space="preserve"> Spontaneous Emission</w:t>
        </w:r>
        <w:r>
          <w:br/>
        </w:r>
        <w:r>
          <w:rPr>
            <w:b/>
            <w:bCs/>
          </w:rPr>
          <w:t>b.</w:t>
        </w:r>
        <w:r>
          <w:t xml:space="preserve"> Stimulated Emission</w:t>
        </w:r>
        <w:r>
          <w:br/>
        </w:r>
        <w:r>
          <w:rPr>
            <w:b/>
            <w:bCs/>
          </w:rPr>
          <w:t>c.</w:t>
        </w:r>
        <w:r>
          <w:t xml:space="preserve"> Both </w:t>
        </w:r>
        <w:proofErr w:type="gramStart"/>
        <w:r>
          <w:t>a and</w:t>
        </w:r>
        <w:proofErr w:type="gramEnd"/>
        <w:r>
          <w:t xml:space="preserve"> b</w:t>
        </w:r>
        <w:r>
          <w:br/>
        </w:r>
        <w:r>
          <w:rPr>
            <w:b/>
            <w:bCs/>
          </w:rPr>
          <w:t>d.</w:t>
        </w:r>
        <w:r>
          <w:t xml:space="preserve"> None of the above</w:t>
        </w:r>
      </w:ins>
    </w:p>
    <w:p w:rsidR="001041EF" w:rsidRDefault="001041EF" w:rsidP="001041EF">
      <w:pPr>
        <w:pStyle w:val="NormalWeb"/>
        <w:rPr>
          <w:ins w:id="136" w:author="Unknown"/>
        </w:rPr>
      </w:pPr>
      <w:ins w:id="137" w:author="Unknown">
        <w:r>
          <w:rPr>
            <w:rStyle w:val="Strong"/>
          </w:rPr>
          <w:t>ANSWER: (b) Stimulated Emission</w:t>
        </w:r>
      </w:ins>
    </w:p>
    <w:p w:rsidR="001041EF" w:rsidRDefault="001041EF" w:rsidP="001041EF">
      <w:pPr>
        <w:pStyle w:val="NormalWeb"/>
        <w:rPr>
          <w:ins w:id="138" w:author="Unknown"/>
        </w:rPr>
      </w:pPr>
      <w:ins w:id="139" w:author="Unknown">
        <w:r>
          <w:rPr>
            <w:b/>
            <w:bCs/>
          </w:rPr>
          <w:t xml:space="preserve">24)   While coupling of LEDs with fiber, on which factor/s does the size of source and lighting angle generated within the semiconductor depend/s? </w:t>
        </w:r>
      </w:ins>
    </w:p>
    <w:p w:rsidR="001041EF" w:rsidRDefault="001041EF" w:rsidP="001041EF">
      <w:pPr>
        <w:pStyle w:val="NormalWeb"/>
        <w:rPr>
          <w:ins w:id="140" w:author="Unknown"/>
        </w:rPr>
      </w:pPr>
      <w:ins w:id="141" w:author="Unknown">
        <w:r>
          <w:rPr>
            <w:b/>
            <w:bCs/>
          </w:rPr>
          <w:lastRenderedPageBreak/>
          <w:t>a.</w:t>
        </w:r>
        <w:r>
          <w:t xml:space="preserve"> Geometry of die</w:t>
        </w:r>
        <w:r>
          <w:br/>
        </w:r>
        <w:r>
          <w:rPr>
            <w:b/>
            <w:bCs/>
          </w:rPr>
          <w:t>b.</w:t>
        </w:r>
        <w:r>
          <w:t xml:space="preserve"> Refractive index of semiconductor</w:t>
        </w:r>
        <w:r>
          <w:br/>
        </w:r>
        <w:r>
          <w:rPr>
            <w:b/>
            <w:bCs/>
          </w:rPr>
          <w:t>c.</w:t>
        </w:r>
        <w:r>
          <w:t xml:space="preserve"> Encapsulation Medium</w:t>
        </w:r>
        <w:r>
          <w:br/>
        </w:r>
        <w:r>
          <w:rPr>
            <w:b/>
            <w:bCs/>
          </w:rPr>
          <w:t>d.</w:t>
        </w:r>
        <w:r>
          <w:t xml:space="preserve"> All of the above</w:t>
        </w:r>
      </w:ins>
    </w:p>
    <w:p w:rsidR="001041EF" w:rsidRDefault="001041EF" w:rsidP="001041EF">
      <w:pPr>
        <w:pStyle w:val="NormalWeb"/>
        <w:rPr>
          <w:ins w:id="142" w:author="Unknown"/>
        </w:rPr>
      </w:pPr>
      <w:ins w:id="143" w:author="Unknown">
        <w:r>
          <w:rPr>
            <w:rStyle w:val="Strong"/>
          </w:rPr>
          <w:t>ANSWER: (d) All of the above</w:t>
        </w:r>
      </w:ins>
    </w:p>
    <w:p w:rsidR="001041EF" w:rsidRDefault="001041EF" w:rsidP="001041EF">
      <w:pPr>
        <w:pStyle w:val="NormalWeb"/>
        <w:rPr>
          <w:ins w:id="144" w:author="Unknown"/>
        </w:rPr>
      </w:pPr>
      <w:ins w:id="145" w:author="Unknown">
        <w:r>
          <w:rPr>
            <w:b/>
            <w:bCs/>
          </w:rPr>
          <w:t>25)   Which among the following results in the removal of LED lens interface for achieving high coupling efficiency?</w:t>
        </w:r>
      </w:ins>
    </w:p>
    <w:p w:rsidR="001041EF" w:rsidRDefault="001041EF" w:rsidP="001041EF">
      <w:pPr>
        <w:pStyle w:val="NormalWeb"/>
        <w:rPr>
          <w:ins w:id="146" w:author="Unknown"/>
        </w:rPr>
      </w:pPr>
      <w:ins w:id="147" w:author="Unknown">
        <w:r>
          <w:rPr>
            <w:b/>
            <w:bCs/>
          </w:rPr>
          <w:t>a.</w:t>
        </w:r>
        <w:r>
          <w:t xml:space="preserve"> Spherical lens</w:t>
        </w:r>
        <w:r>
          <w:br/>
        </w:r>
        <w:r>
          <w:rPr>
            <w:b/>
            <w:bCs/>
          </w:rPr>
          <w:t>b.</w:t>
        </w:r>
        <w:r>
          <w:t xml:space="preserve"> Cylindrical lens</w:t>
        </w:r>
        <w:r>
          <w:br/>
        </w:r>
        <w:r>
          <w:rPr>
            <w:b/>
            <w:bCs/>
          </w:rPr>
          <w:t>c.</w:t>
        </w:r>
        <w:r>
          <w:t xml:space="preserve"> Integral lens LED</w:t>
        </w:r>
        <w:r>
          <w:br/>
        </w:r>
        <w:r>
          <w:rPr>
            <w:b/>
            <w:bCs/>
          </w:rPr>
          <w:t>d.</w:t>
        </w:r>
        <w:r>
          <w:t xml:space="preserve"> All of the above</w:t>
        </w:r>
      </w:ins>
    </w:p>
    <w:p w:rsidR="001041EF" w:rsidRDefault="001041EF" w:rsidP="001041EF">
      <w:pPr>
        <w:pStyle w:val="NormalWeb"/>
        <w:rPr>
          <w:ins w:id="148" w:author="Unknown"/>
        </w:rPr>
      </w:pPr>
      <w:ins w:id="149" w:author="Unknown">
        <w:r>
          <w:rPr>
            <w:rStyle w:val="Strong"/>
          </w:rPr>
          <w:t>ANSWER: (c) Integral lens LED</w:t>
        </w:r>
      </w:ins>
    </w:p>
    <w:p w:rsidR="001041EF" w:rsidRDefault="001041EF" w:rsidP="001041EF">
      <w:pPr>
        <w:pStyle w:val="NormalWeb"/>
        <w:rPr>
          <w:ins w:id="150" w:author="Unknown"/>
        </w:rPr>
      </w:pPr>
      <w:ins w:id="151" w:author="Unknown">
        <w:r>
          <w:rPr>
            <w:b/>
            <w:bCs/>
          </w:rPr>
          <w:t xml:space="preserve">26)   For a photo-diode with </w:t>
        </w:r>
        <w:proofErr w:type="spellStart"/>
        <w:r>
          <w:rPr>
            <w:b/>
            <w:bCs/>
          </w:rPr>
          <w:t>responsivity</w:t>
        </w:r>
        <w:proofErr w:type="spellEnd"/>
        <w:r>
          <w:rPr>
            <w:b/>
            <w:bCs/>
          </w:rPr>
          <w:t xml:space="preserve"> of 0.50 A/W &amp; optical power of about 12μW, what would be the value of generated photocurrent?</w:t>
        </w:r>
      </w:ins>
    </w:p>
    <w:p w:rsidR="001041EF" w:rsidRDefault="001041EF" w:rsidP="001041EF">
      <w:pPr>
        <w:pStyle w:val="NormalWeb"/>
        <w:rPr>
          <w:ins w:id="152" w:author="Unknown"/>
        </w:rPr>
      </w:pPr>
      <w:ins w:id="153" w:author="Unknown">
        <w:r>
          <w:rPr>
            <w:b/>
            <w:bCs/>
          </w:rPr>
          <w:t>a.</w:t>
        </w:r>
        <w:r>
          <w:t xml:space="preserve"> 3 </w:t>
        </w:r>
        <w:proofErr w:type="spellStart"/>
        <w:r>
          <w:t>μA</w:t>
        </w:r>
        <w:proofErr w:type="spellEnd"/>
        <w:r>
          <w:br/>
        </w:r>
        <w:r>
          <w:rPr>
            <w:b/>
            <w:bCs/>
          </w:rPr>
          <w:t>b.</w:t>
        </w:r>
        <w:r>
          <w:t xml:space="preserve"> 6 </w:t>
        </w:r>
        <w:proofErr w:type="spellStart"/>
        <w:r>
          <w:t>μA</w:t>
        </w:r>
        <w:proofErr w:type="spellEnd"/>
        <w:r>
          <w:br/>
        </w:r>
        <w:r>
          <w:rPr>
            <w:b/>
            <w:bCs/>
          </w:rPr>
          <w:t>c.</w:t>
        </w:r>
        <w:r>
          <w:t xml:space="preserve"> 9 </w:t>
        </w:r>
        <w:proofErr w:type="spellStart"/>
        <w:r>
          <w:t>μA</w:t>
        </w:r>
        <w:proofErr w:type="spellEnd"/>
        <w:r>
          <w:br/>
        </w:r>
        <w:r>
          <w:rPr>
            <w:b/>
            <w:bCs/>
          </w:rPr>
          <w:t>d.</w:t>
        </w:r>
        <w:r>
          <w:t xml:space="preserve"> 12 </w:t>
        </w:r>
        <w:proofErr w:type="spellStart"/>
        <w:r>
          <w:t>μA</w:t>
        </w:r>
        <w:proofErr w:type="spellEnd"/>
      </w:ins>
    </w:p>
    <w:p w:rsidR="001041EF" w:rsidRDefault="001041EF" w:rsidP="001041EF">
      <w:pPr>
        <w:pStyle w:val="NormalWeb"/>
        <w:rPr>
          <w:ins w:id="154" w:author="Unknown"/>
        </w:rPr>
      </w:pPr>
      <w:ins w:id="155" w:author="Unknown">
        <w:r>
          <w:rPr>
            <w:rStyle w:val="Strong"/>
          </w:rPr>
          <w:t xml:space="preserve">ANSWER: (b) 6 </w:t>
        </w:r>
        <w:proofErr w:type="spellStart"/>
        <w:r>
          <w:rPr>
            <w:rStyle w:val="Strong"/>
          </w:rPr>
          <w:t>μA</w:t>
        </w:r>
        <w:proofErr w:type="spellEnd"/>
      </w:ins>
    </w:p>
    <w:p w:rsidR="001041EF" w:rsidRDefault="001041EF" w:rsidP="001041EF">
      <w:pPr>
        <w:pStyle w:val="NormalWeb"/>
        <w:rPr>
          <w:ins w:id="156" w:author="Unknown"/>
        </w:rPr>
      </w:pPr>
      <w:ins w:id="157" w:author="Unknown">
        <w:r>
          <w:rPr>
            <w:b/>
            <w:bCs/>
          </w:rPr>
          <w:t>27)   Which component of an optical receiver is a linear frequency shaping filter used for the compensation of signal distortion and Inter Symbol Interference (ISI)?</w:t>
        </w:r>
      </w:ins>
    </w:p>
    <w:p w:rsidR="001041EF" w:rsidRDefault="001041EF" w:rsidP="001041EF">
      <w:pPr>
        <w:pStyle w:val="NormalWeb"/>
        <w:rPr>
          <w:ins w:id="158" w:author="Unknown"/>
        </w:rPr>
      </w:pPr>
      <w:ins w:id="159" w:author="Unknown">
        <w:r>
          <w:rPr>
            <w:b/>
            <w:bCs/>
          </w:rPr>
          <w:t>a.</w:t>
        </w:r>
        <w:r>
          <w:t xml:space="preserve"> </w:t>
        </w:r>
        <w:proofErr w:type="spellStart"/>
        <w:r>
          <w:t>Photodetector</w:t>
        </w:r>
        <w:proofErr w:type="spellEnd"/>
        <w:r>
          <w:br/>
        </w:r>
        <w:r>
          <w:rPr>
            <w:b/>
            <w:bCs/>
          </w:rPr>
          <w:t>b.</w:t>
        </w:r>
        <w:r>
          <w:t xml:space="preserve"> Amplifier</w:t>
        </w:r>
        <w:r>
          <w:br/>
        </w:r>
        <w:r>
          <w:rPr>
            <w:b/>
            <w:bCs/>
          </w:rPr>
          <w:t>c.</w:t>
        </w:r>
        <w:r>
          <w:t xml:space="preserve"> Equalizer</w:t>
        </w:r>
        <w:r>
          <w:br/>
        </w:r>
        <w:r>
          <w:rPr>
            <w:b/>
            <w:bCs/>
          </w:rPr>
          <w:t>d.</w:t>
        </w:r>
        <w:r>
          <w:t xml:space="preserve"> None of the above</w:t>
        </w:r>
      </w:ins>
    </w:p>
    <w:p w:rsidR="001041EF" w:rsidRDefault="001041EF" w:rsidP="001041EF">
      <w:pPr>
        <w:pStyle w:val="NormalWeb"/>
        <w:rPr>
          <w:ins w:id="160" w:author="Unknown"/>
        </w:rPr>
      </w:pPr>
      <w:ins w:id="161" w:author="Unknown">
        <w:r>
          <w:rPr>
            <w:rStyle w:val="Strong"/>
          </w:rPr>
          <w:t>ANSWER: (c) Equalizer</w:t>
        </w:r>
      </w:ins>
    </w:p>
    <w:p w:rsidR="001041EF" w:rsidRDefault="001041EF" w:rsidP="001041EF">
      <w:pPr>
        <w:pStyle w:val="NormalWeb"/>
        <w:rPr>
          <w:ins w:id="162" w:author="Unknown"/>
        </w:rPr>
      </w:pPr>
      <w:ins w:id="163" w:author="Unknown">
        <w:r>
          <w:rPr>
            <w:b/>
            <w:bCs/>
          </w:rPr>
          <w:t>28)   In digital receivers, which codes are used to designate the sampled analog signals after their quantization into discrete levels?</w:t>
        </w:r>
      </w:ins>
    </w:p>
    <w:p w:rsidR="001041EF" w:rsidRDefault="001041EF" w:rsidP="001041EF">
      <w:pPr>
        <w:pStyle w:val="NormalWeb"/>
        <w:rPr>
          <w:ins w:id="164" w:author="Unknown"/>
        </w:rPr>
      </w:pPr>
      <w:ins w:id="165" w:author="Unknown">
        <w:r>
          <w:rPr>
            <w:b/>
            <w:bCs/>
          </w:rPr>
          <w:t>a.</w:t>
        </w:r>
        <w:r>
          <w:t xml:space="preserve"> Binary</w:t>
        </w:r>
        <w:r>
          <w:br/>
        </w:r>
        <w:r>
          <w:rPr>
            <w:b/>
            <w:bCs/>
          </w:rPr>
          <w:t>b.</w:t>
        </w:r>
        <w:r>
          <w:t xml:space="preserve"> Decimal</w:t>
        </w:r>
        <w:r>
          <w:br/>
        </w:r>
        <w:r>
          <w:rPr>
            <w:b/>
            <w:bCs/>
          </w:rPr>
          <w:t>c.</w:t>
        </w:r>
        <w:r>
          <w:t xml:space="preserve"> ASCII</w:t>
        </w:r>
        <w:r>
          <w:br/>
        </w:r>
        <w:r>
          <w:rPr>
            <w:b/>
            <w:bCs/>
          </w:rPr>
          <w:t>d.</w:t>
        </w:r>
        <w:r>
          <w:t xml:space="preserve"> Excess-3</w:t>
        </w:r>
      </w:ins>
    </w:p>
    <w:p w:rsidR="001041EF" w:rsidRDefault="001041EF" w:rsidP="001041EF">
      <w:pPr>
        <w:pStyle w:val="NormalWeb"/>
        <w:rPr>
          <w:ins w:id="166" w:author="Unknown"/>
        </w:rPr>
      </w:pPr>
      <w:ins w:id="167" w:author="Unknown">
        <w:r>
          <w:rPr>
            <w:rStyle w:val="Strong"/>
          </w:rPr>
          <w:t>ANSWER: (a) Binary</w:t>
        </w:r>
      </w:ins>
    </w:p>
    <w:p w:rsidR="001041EF" w:rsidRDefault="001041EF" w:rsidP="001041EF">
      <w:pPr>
        <w:pStyle w:val="NormalWeb"/>
        <w:rPr>
          <w:ins w:id="168" w:author="Unknown"/>
        </w:rPr>
      </w:pPr>
      <w:ins w:id="169" w:author="Unknown">
        <w:r>
          <w:rPr>
            <w:b/>
            <w:bCs/>
          </w:rPr>
          <w:lastRenderedPageBreak/>
          <w:t>29)   Which feature of an eye-diagram assists in the measurement of additive noise in the signal?</w:t>
        </w:r>
      </w:ins>
    </w:p>
    <w:p w:rsidR="001041EF" w:rsidRDefault="001041EF" w:rsidP="001041EF">
      <w:pPr>
        <w:pStyle w:val="NormalWeb"/>
        <w:rPr>
          <w:ins w:id="170" w:author="Unknown"/>
        </w:rPr>
      </w:pPr>
      <w:ins w:id="171" w:author="Unknown">
        <w:r>
          <w:rPr>
            <w:b/>
            <w:bCs/>
          </w:rPr>
          <w:t>a.</w:t>
        </w:r>
        <w:r>
          <w:t xml:space="preserve"> Eye opening (height, peak to peak</w:t>
        </w:r>
        <w:proofErr w:type="gramStart"/>
        <w:r>
          <w:t>)</w:t>
        </w:r>
        <w:proofErr w:type="gramEnd"/>
        <w:r>
          <w:br/>
        </w:r>
        <w:r>
          <w:rPr>
            <w:b/>
            <w:bCs/>
          </w:rPr>
          <w:t>b.</w:t>
        </w:r>
        <w:r>
          <w:t xml:space="preserve"> Eye overshoot/ undershoot</w:t>
        </w:r>
        <w:r>
          <w:br/>
        </w:r>
        <w:r>
          <w:rPr>
            <w:b/>
            <w:bCs/>
          </w:rPr>
          <w:t>c.</w:t>
        </w:r>
        <w:r>
          <w:t xml:space="preserve"> Eye width</w:t>
        </w:r>
        <w:r>
          <w:br/>
        </w:r>
        <w:r>
          <w:rPr>
            <w:b/>
            <w:bCs/>
          </w:rPr>
          <w:t>d.</w:t>
        </w:r>
        <w:r>
          <w:t xml:space="preserve"> None of the above</w:t>
        </w:r>
      </w:ins>
    </w:p>
    <w:p w:rsidR="001041EF" w:rsidRDefault="001041EF" w:rsidP="001041EF">
      <w:pPr>
        <w:pStyle w:val="NormalWeb"/>
        <w:rPr>
          <w:ins w:id="172" w:author="Unknown"/>
        </w:rPr>
      </w:pPr>
      <w:ins w:id="173" w:author="Unknown">
        <w:r>
          <w:rPr>
            <w:rStyle w:val="Strong"/>
          </w:rPr>
          <w:t>ANSWER: (a) Eye opening (height, peak to peak)</w:t>
        </w:r>
      </w:ins>
    </w:p>
    <w:p w:rsidR="001041EF" w:rsidRDefault="001041EF" w:rsidP="001041EF">
      <w:pPr>
        <w:pStyle w:val="NormalWeb"/>
        <w:rPr>
          <w:ins w:id="174" w:author="Unknown"/>
        </w:rPr>
      </w:pPr>
      <w:ins w:id="175" w:author="Unknown">
        <w:r>
          <w:rPr>
            <w:b/>
            <w:bCs/>
          </w:rPr>
          <w:t>30)   Which method determines the dispersion limitation of an optical link?</w:t>
        </w:r>
      </w:ins>
    </w:p>
    <w:p w:rsidR="001041EF" w:rsidRDefault="001041EF" w:rsidP="001041EF">
      <w:pPr>
        <w:pStyle w:val="NormalWeb"/>
        <w:rPr>
          <w:ins w:id="176" w:author="Unknown"/>
        </w:rPr>
      </w:pPr>
      <w:ins w:id="177" w:author="Unknown">
        <w:r>
          <w:rPr>
            <w:b/>
            <w:bCs/>
          </w:rPr>
          <w:t>a.</w:t>
        </w:r>
        <w:r>
          <w:t xml:space="preserve"> Link power budget</w:t>
        </w:r>
        <w:r>
          <w:br/>
        </w:r>
        <w:r>
          <w:rPr>
            <w:b/>
            <w:bCs/>
          </w:rPr>
          <w:t>b.</w:t>
        </w:r>
        <w:r>
          <w:t xml:space="preserve"> Rise time budget</w:t>
        </w:r>
        <w:r>
          <w:br/>
        </w:r>
        <w:r>
          <w:rPr>
            <w:b/>
            <w:bCs/>
          </w:rPr>
          <w:t>c.</w:t>
        </w:r>
        <w:r>
          <w:t xml:space="preserve"> Both </w:t>
        </w:r>
        <w:proofErr w:type="gramStart"/>
        <w:r>
          <w:t>a and</w:t>
        </w:r>
        <w:proofErr w:type="gramEnd"/>
        <w:r>
          <w:t xml:space="preserve"> b</w:t>
        </w:r>
        <w:r>
          <w:br/>
        </w:r>
        <w:r>
          <w:rPr>
            <w:b/>
            <w:bCs/>
          </w:rPr>
          <w:t>d.</w:t>
        </w:r>
        <w:r>
          <w:t xml:space="preserve"> None of the above</w:t>
        </w:r>
      </w:ins>
    </w:p>
    <w:p w:rsidR="001041EF" w:rsidRDefault="001041EF" w:rsidP="001041EF">
      <w:pPr>
        <w:pStyle w:val="NormalWeb"/>
        <w:rPr>
          <w:ins w:id="178" w:author="Unknown"/>
        </w:rPr>
      </w:pPr>
      <w:ins w:id="179" w:author="Unknown">
        <w:r>
          <w:rPr>
            <w:rStyle w:val="Strong"/>
          </w:rPr>
          <w:t>ANSWER: (b) Rise time budget</w:t>
        </w:r>
      </w:ins>
    </w:p>
    <w:p w:rsidR="001041EF" w:rsidRDefault="001041EF" w:rsidP="001041EF">
      <w:pPr>
        <w:pStyle w:val="NormalWeb"/>
        <w:rPr>
          <w:ins w:id="180" w:author="Unknown"/>
        </w:rPr>
      </w:pPr>
      <w:ins w:id="181" w:author="Unknown">
        <w:r>
          <w:rPr>
            <w:b/>
            <w:bCs/>
          </w:rPr>
          <w:t>31)   Which phenomenon causes the dynamic line width broadening under the direct modulation of injection current?</w:t>
        </w:r>
      </w:ins>
    </w:p>
    <w:p w:rsidR="001041EF" w:rsidRDefault="001041EF" w:rsidP="001041EF">
      <w:pPr>
        <w:pStyle w:val="NormalWeb"/>
        <w:rPr>
          <w:ins w:id="182" w:author="Unknown"/>
        </w:rPr>
      </w:pPr>
      <w:ins w:id="183" w:author="Unknown">
        <w:r>
          <w:rPr>
            <w:b/>
            <w:bCs/>
          </w:rPr>
          <w:t>a.</w:t>
        </w:r>
        <w:r>
          <w:t xml:space="preserve"> Modal Noise</w:t>
        </w:r>
        <w:r>
          <w:br/>
        </w:r>
        <w:r>
          <w:rPr>
            <w:b/>
            <w:bCs/>
          </w:rPr>
          <w:t>b.</w:t>
        </w:r>
        <w:r>
          <w:t xml:space="preserve"> Mode-partition Noise</w:t>
        </w:r>
        <w:r>
          <w:br/>
        </w:r>
        <w:r>
          <w:rPr>
            <w:b/>
            <w:bCs/>
          </w:rPr>
          <w:t>c.</w:t>
        </w:r>
        <w:r>
          <w:t xml:space="preserve"> Frequency Chirping</w:t>
        </w:r>
        <w:r>
          <w:br/>
        </w:r>
        <w:r>
          <w:rPr>
            <w:b/>
            <w:bCs/>
          </w:rPr>
          <w:t>d.</w:t>
        </w:r>
        <w:r>
          <w:t xml:space="preserve"> Reflection Noise</w:t>
        </w:r>
      </w:ins>
    </w:p>
    <w:p w:rsidR="001041EF" w:rsidRDefault="001041EF" w:rsidP="001041EF">
      <w:pPr>
        <w:pStyle w:val="NormalWeb"/>
        <w:rPr>
          <w:ins w:id="184" w:author="Unknown"/>
        </w:rPr>
      </w:pPr>
      <w:ins w:id="185" w:author="Unknown">
        <w:r>
          <w:rPr>
            <w:rStyle w:val="Strong"/>
          </w:rPr>
          <w:t>ANSWER: (c) Frequency Chirping</w:t>
        </w:r>
      </w:ins>
    </w:p>
    <w:p w:rsidR="001041EF" w:rsidRDefault="001041EF" w:rsidP="001041EF">
      <w:pPr>
        <w:pStyle w:val="NormalWeb"/>
        <w:rPr>
          <w:ins w:id="186" w:author="Unknown"/>
        </w:rPr>
      </w:pPr>
      <w:ins w:id="187" w:author="Unknown">
        <w:r>
          <w:rPr>
            <w:b/>
            <w:bCs/>
          </w:rPr>
          <w:t>32)   Speckle pattern is generated due to interference of nodes from a coherent source especially when the coherence time of source is _________ the intermodal dispersion time in the fiber.</w:t>
        </w:r>
      </w:ins>
    </w:p>
    <w:p w:rsidR="001041EF" w:rsidRDefault="001041EF" w:rsidP="001041EF">
      <w:pPr>
        <w:pStyle w:val="NormalWeb"/>
        <w:rPr>
          <w:ins w:id="188" w:author="Unknown"/>
        </w:rPr>
      </w:pPr>
      <w:ins w:id="189" w:author="Unknown">
        <w:r>
          <w:rPr>
            <w:b/>
            <w:bCs/>
          </w:rPr>
          <w:t>a.</w:t>
        </w:r>
        <w:r>
          <w:t xml:space="preserve"> Less than</w:t>
        </w:r>
        <w:r>
          <w:br/>
        </w:r>
        <w:r>
          <w:rPr>
            <w:b/>
            <w:bCs/>
          </w:rPr>
          <w:t>b.</w:t>
        </w:r>
        <w:r>
          <w:t xml:space="preserve"> Greater than</w:t>
        </w:r>
        <w:r>
          <w:br/>
        </w:r>
        <w:r>
          <w:rPr>
            <w:b/>
            <w:bCs/>
          </w:rPr>
          <w:t>c.</w:t>
        </w:r>
        <w:r>
          <w:t xml:space="preserve"> Equal to</w:t>
        </w:r>
        <w:r>
          <w:br/>
        </w:r>
        <w:r>
          <w:rPr>
            <w:b/>
            <w:bCs/>
          </w:rPr>
          <w:t>d.</w:t>
        </w:r>
        <w:r>
          <w:t xml:space="preserve"> None of the above</w:t>
        </w:r>
      </w:ins>
    </w:p>
    <w:p w:rsidR="001041EF" w:rsidRDefault="001041EF" w:rsidP="001041EF">
      <w:pPr>
        <w:pStyle w:val="NormalWeb"/>
        <w:rPr>
          <w:ins w:id="190" w:author="Unknown"/>
        </w:rPr>
      </w:pPr>
      <w:ins w:id="191" w:author="Unknown">
        <w:r>
          <w:rPr>
            <w:rStyle w:val="Strong"/>
          </w:rPr>
          <w:t>ANSWER: (b) Greater than</w:t>
        </w:r>
      </w:ins>
    </w:p>
    <w:p w:rsidR="001041EF" w:rsidRDefault="001041EF" w:rsidP="001041EF">
      <w:pPr>
        <w:pStyle w:val="NormalWeb"/>
        <w:rPr>
          <w:ins w:id="192" w:author="Unknown"/>
        </w:rPr>
      </w:pPr>
      <w:ins w:id="193" w:author="Unknown">
        <w:r>
          <w:rPr>
            <w:b/>
            <w:bCs/>
          </w:rPr>
          <w:t xml:space="preserve">33)   Which among the following is/are determined by the fiber characterization? </w:t>
        </w:r>
      </w:ins>
    </w:p>
    <w:p w:rsidR="001041EF" w:rsidRDefault="001041EF" w:rsidP="001041EF">
      <w:pPr>
        <w:pStyle w:val="NormalWeb"/>
        <w:rPr>
          <w:ins w:id="194" w:author="Unknown"/>
        </w:rPr>
      </w:pPr>
      <w:ins w:id="195" w:author="Unknown">
        <w:r>
          <w:rPr>
            <w:b/>
            <w:bCs/>
          </w:rPr>
          <w:t>a.</w:t>
        </w:r>
        <w:r>
          <w:t xml:space="preserve"> Fiber integrity &amp; performance for desired transmission rate</w:t>
        </w:r>
        <w:r>
          <w:br/>
        </w:r>
        <w:r>
          <w:rPr>
            <w:b/>
            <w:bCs/>
          </w:rPr>
          <w:t>b.</w:t>
        </w:r>
        <w:r>
          <w:t xml:space="preserve"> Installation practices</w:t>
        </w:r>
        <w:r>
          <w:br/>
        </w:r>
        <w:r>
          <w:rPr>
            <w:b/>
            <w:bCs/>
          </w:rPr>
          <w:t>c.</w:t>
        </w:r>
        <w:r>
          <w:t xml:space="preserve"> Service Implementation</w:t>
        </w:r>
        <w:r>
          <w:br/>
        </w:r>
        <w:r>
          <w:rPr>
            <w:b/>
            <w:bCs/>
          </w:rPr>
          <w:t>d.</w:t>
        </w:r>
        <w:r>
          <w:t xml:space="preserve"> All of the above</w:t>
        </w:r>
      </w:ins>
    </w:p>
    <w:p w:rsidR="001041EF" w:rsidRDefault="001041EF" w:rsidP="001041EF">
      <w:pPr>
        <w:pStyle w:val="NormalWeb"/>
        <w:rPr>
          <w:ins w:id="196" w:author="Unknown"/>
        </w:rPr>
      </w:pPr>
      <w:ins w:id="197" w:author="Unknown">
        <w:r>
          <w:rPr>
            <w:rStyle w:val="Strong"/>
          </w:rPr>
          <w:lastRenderedPageBreak/>
          <w:t>ANSWER: (d) All of the above</w:t>
        </w:r>
      </w:ins>
    </w:p>
    <w:p w:rsidR="001041EF" w:rsidRDefault="001041EF" w:rsidP="001041EF">
      <w:pPr>
        <w:pStyle w:val="NormalWeb"/>
        <w:rPr>
          <w:ins w:id="198" w:author="Unknown"/>
        </w:rPr>
      </w:pPr>
      <w:ins w:id="199" w:author="Unknown">
        <w:r>
          <w:rPr>
            <w:b/>
            <w:bCs/>
          </w:rPr>
          <w:t>34)   From the tests carried out in fiber characterization, which among the following measures the total light reflected back to the transmitter caused by the fiber as well as the components like connector pairs and mechanical splices?</w:t>
        </w:r>
      </w:ins>
    </w:p>
    <w:p w:rsidR="001041EF" w:rsidRDefault="001041EF" w:rsidP="001041EF">
      <w:pPr>
        <w:pStyle w:val="NormalWeb"/>
        <w:rPr>
          <w:ins w:id="200" w:author="Unknown"/>
        </w:rPr>
      </w:pPr>
      <w:ins w:id="201" w:author="Unknown">
        <w:r>
          <w:rPr>
            <w:b/>
            <w:bCs/>
          </w:rPr>
          <w:t>a.</w:t>
        </w:r>
        <w:r>
          <w:t xml:space="preserve"> ORL</w:t>
        </w:r>
        <w:r>
          <w:br/>
        </w:r>
        <w:r>
          <w:rPr>
            <w:b/>
            <w:bCs/>
          </w:rPr>
          <w:t>b.</w:t>
        </w:r>
        <w:r>
          <w:t xml:space="preserve"> OTDR</w:t>
        </w:r>
        <w:r>
          <w:br/>
        </w:r>
        <w:r>
          <w:rPr>
            <w:b/>
            <w:bCs/>
          </w:rPr>
          <w:t>c.</w:t>
        </w:r>
        <w:r>
          <w:t xml:space="preserve"> LTS</w:t>
        </w:r>
        <w:r>
          <w:br/>
        </w:r>
        <w:r>
          <w:rPr>
            <w:b/>
            <w:bCs/>
          </w:rPr>
          <w:t>d.</w:t>
        </w:r>
        <w:r>
          <w:t xml:space="preserve"> PMD</w:t>
        </w:r>
      </w:ins>
    </w:p>
    <w:p w:rsidR="001041EF" w:rsidRDefault="001041EF" w:rsidP="001041EF">
      <w:pPr>
        <w:pStyle w:val="NormalWeb"/>
        <w:rPr>
          <w:ins w:id="202" w:author="Unknown"/>
        </w:rPr>
      </w:pPr>
      <w:ins w:id="203" w:author="Unknown">
        <w:r>
          <w:rPr>
            <w:rStyle w:val="Strong"/>
          </w:rPr>
          <w:t>ANSWER: (a) ORL</w:t>
        </w:r>
      </w:ins>
    </w:p>
    <w:p w:rsidR="001041EF" w:rsidRDefault="001041EF" w:rsidP="001041EF">
      <w:pPr>
        <w:pStyle w:val="NormalWeb"/>
        <w:rPr>
          <w:ins w:id="204" w:author="Unknown"/>
        </w:rPr>
      </w:pPr>
      <w:ins w:id="205" w:author="Unknown">
        <w:r>
          <w:rPr>
            <w:b/>
            <w:bCs/>
          </w:rPr>
          <w:t xml:space="preserve">35)   In fiber fault location, the equation of length (l) for time difference (t) is expressed as L = ct / </w:t>
        </w:r>
        <w:proofErr w:type="gramStart"/>
        <w:r>
          <w:rPr>
            <w:b/>
            <w:bCs/>
          </w:rPr>
          <w:t>2n</w:t>
        </w:r>
        <w:r>
          <w:rPr>
            <w:b/>
            <w:bCs/>
            <w:vertAlign w:val="subscript"/>
          </w:rPr>
          <w:t>1</w:t>
        </w:r>
        <w:r>
          <w:rPr>
            <w:b/>
            <w:bCs/>
          </w:rPr>
          <w:t xml:space="preserve"> .</w:t>
        </w:r>
        <w:proofErr w:type="gramEnd"/>
        <w:r>
          <w:rPr>
            <w:b/>
            <w:bCs/>
          </w:rPr>
          <w:t xml:space="preserve"> Which factor in this equation implies that the light travels a length from source to break point and then through another length on the return trip?</w:t>
        </w:r>
      </w:ins>
    </w:p>
    <w:p w:rsidR="001041EF" w:rsidRDefault="001041EF" w:rsidP="001041EF">
      <w:pPr>
        <w:pStyle w:val="NormalWeb"/>
        <w:rPr>
          <w:ins w:id="206" w:author="Unknown"/>
        </w:rPr>
      </w:pPr>
      <w:ins w:id="207" w:author="Unknown">
        <w:r>
          <w:rPr>
            <w:b/>
            <w:bCs/>
          </w:rPr>
          <w:t>a.</w:t>
        </w:r>
        <w:r>
          <w:t xml:space="preserve"> L</w:t>
        </w:r>
        <w:r>
          <w:br/>
        </w:r>
        <w:r>
          <w:rPr>
            <w:b/>
            <w:bCs/>
          </w:rPr>
          <w:t>b.</w:t>
        </w:r>
        <w:r>
          <w:t xml:space="preserve"> c</w:t>
        </w:r>
        <w:r>
          <w:br/>
        </w:r>
        <w:r>
          <w:rPr>
            <w:b/>
            <w:bCs/>
          </w:rPr>
          <w:t>c.</w:t>
        </w:r>
        <w:r>
          <w:t xml:space="preserve"> t</w:t>
        </w:r>
        <w:r>
          <w:br/>
        </w:r>
        <w:r>
          <w:rPr>
            <w:b/>
            <w:bCs/>
          </w:rPr>
          <w:t>d.</w:t>
        </w:r>
        <w:r>
          <w:t xml:space="preserve"> 2</w:t>
        </w:r>
      </w:ins>
    </w:p>
    <w:p w:rsidR="001041EF" w:rsidRDefault="001041EF" w:rsidP="001041EF">
      <w:pPr>
        <w:pStyle w:val="NormalWeb"/>
        <w:rPr>
          <w:ins w:id="208" w:author="Unknown"/>
        </w:rPr>
      </w:pPr>
      <w:ins w:id="209" w:author="Unknown">
        <w:r>
          <w:rPr>
            <w:rStyle w:val="Strong"/>
          </w:rPr>
          <w:t>ANSWER: (d) 2</w:t>
        </w:r>
      </w:ins>
    </w:p>
    <w:p w:rsidR="001041EF" w:rsidRDefault="001041EF" w:rsidP="001041EF">
      <w:pPr>
        <w:pStyle w:val="NormalWeb"/>
        <w:rPr>
          <w:ins w:id="210" w:author="Unknown"/>
        </w:rPr>
      </w:pPr>
      <w:ins w:id="211" w:author="Unknown">
        <w:r>
          <w:rPr>
            <w:b/>
            <w:bCs/>
          </w:rPr>
          <w:t>36)   Which line code in PCM indicates the return of signal to zero between each pulse &amp; takes place even due to occurrence of consecutive 0’s &amp; 1’s in the signal?</w:t>
        </w:r>
      </w:ins>
    </w:p>
    <w:p w:rsidR="001041EF" w:rsidRDefault="001041EF" w:rsidP="001041EF">
      <w:pPr>
        <w:pStyle w:val="NormalWeb"/>
        <w:rPr>
          <w:ins w:id="212" w:author="Unknown"/>
        </w:rPr>
      </w:pPr>
      <w:ins w:id="213" w:author="Unknown">
        <w:r>
          <w:rPr>
            <w:b/>
            <w:bCs/>
          </w:rPr>
          <w:t>a.</w:t>
        </w:r>
        <w:r>
          <w:t xml:space="preserve"> Return-to-zero (RZ</w:t>
        </w:r>
        <w:proofErr w:type="gramStart"/>
        <w:r>
          <w:t>)</w:t>
        </w:r>
        <w:proofErr w:type="gramEnd"/>
        <w:r>
          <w:br/>
        </w:r>
        <w:r>
          <w:rPr>
            <w:b/>
            <w:bCs/>
          </w:rPr>
          <w:t>b.</w:t>
        </w:r>
        <w:r>
          <w:t xml:space="preserve"> Non-Return to zero space</w:t>
        </w:r>
        <w:r>
          <w:br/>
        </w:r>
        <w:r>
          <w:rPr>
            <w:b/>
            <w:bCs/>
          </w:rPr>
          <w:t>c.</w:t>
        </w:r>
        <w:r>
          <w:t xml:space="preserve"> Return to zero inverted</w:t>
        </w:r>
        <w:r>
          <w:br/>
        </w:r>
        <w:r>
          <w:rPr>
            <w:b/>
            <w:bCs/>
          </w:rPr>
          <w:t>d.</w:t>
        </w:r>
        <w:r>
          <w:t xml:space="preserve"> Non-return to zero inverted</w:t>
        </w:r>
      </w:ins>
    </w:p>
    <w:p w:rsidR="001041EF" w:rsidRDefault="001041EF" w:rsidP="001041EF">
      <w:pPr>
        <w:pStyle w:val="NormalWeb"/>
        <w:rPr>
          <w:ins w:id="214" w:author="Unknown"/>
        </w:rPr>
      </w:pPr>
      <w:ins w:id="215" w:author="Unknown">
        <w:r>
          <w:rPr>
            <w:rStyle w:val="Strong"/>
          </w:rPr>
          <w:t>ANSWER: (a) Return-to-zero (RZ)</w:t>
        </w:r>
      </w:ins>
    </w:p>
    <w:p w:rsidR="001041EF" w:rsidRDefault="001041EF" w:rsidP="001041EF">
      <w:pPr>
        <w:pStyle w:val="NormalWeb"/>
        <w:rPr>
          <w:ins w:id="216" w:author="Unknown"/>
        </w:rPr>
      </w:pPr>
      <w:ins w:id="217" w:author="Unknown">
        <w:r>
          <w:rPr>
            <w:b/>
            <w:bCs/>
          </w:rPr>
          <w:t>37)   In the structure of fiber, the light is guided through the core due to total internal ______</w:t>
        </w:r>
      </w:ins>
    </w:p>
    <w:p w:rsidR="001041EF" w:rsidRDefault="001041EF" w:rsidP="001041EF">
      <w:pPr>
        <w:pStyle w:val="NormalWeb"/>
        <w:rPr>
          <w:ins w:id="218" w:author="Unknown"/>
        </w:rPr>
      </w:pPr>
      <w:proofErr w:type="gramStart"/>
      <w:ins w:id="219" w:author="Unknown">
        <w:r>
          <w:rPr>
            <w:b/>
            <w:bCs/>
          </w:rPr>
          <w:t>a</w:t>
        </w:r>
        <w:proofErr w:type="gramEnd"/>
        <w:r>
          <w:rPr>
            <w:b/>
            <w:bCs/>
          </w:rPr>
          <w:t>.</w:t>
        </w:r>
        <w:r>
          <w:t xml:space="preserve"> reflection</w:t>
        </w:r>
        <w:r>
          <w:br/>
        </w:r>
        <w:r>
          <w:rPr>
            <w:b/>
            <w:bCs/>
          </w:rPr>
          <w:t>b.</w:t>
        </w:r>
        <w:r>
          <w:t xml:space="preserve"> refraction</w:t>
        </w:r>
        <w:r>
          <w:br/>
        </w:r>
        <w:r>
          <w:rPr>
            <w:b/>
            <w:bCs/>
          </w:rPr>
          <w:t>c.</w:t>
        </w:r>
        <w:r>
          <w:t xml:space="preserve"> diffraction</w:t>
        </w:r>
        <w:r>
          <w:br/>
        </w:r>
        <w:r>
          <w:rPr>
            <w:b/>
            <w:bCs/>
          </w:rPr>
          <w:t>d.</w:t>
        </w:r>
        <w:r>
          <w:t xml:space="preserve"> dispersion</w:t>
        </w:r>
      </w:ins>
    </w:p>
    <w:p w:rsidR="001041EF" w:rsidRDefault="001041EF" w:rsidP="001041EF">
      <w:pPr>
        <w:pStyle w:val="NormalWeb"/>
        <w:rPr>
          <w:ins w:id="220" w:author="Unknown"/>
        </w:rPr>
      </w:pPr>
      <w:ins w:id="221" w:author="Unknown">
        <w:r>
          <w:rPr>
            <w:rStyle w:val="Strong"/>
          </w:rPr>
          <w:t>ANSWER: (a) reflection</w:t>
        </w:r>
      </w:ins>
    </w:p>
    <w:p w:rsidR="001041EF" w:rsidRDefault="001041EF" w:rsidP="001041EF">
      <w:pPr>
        <w:pStyle w:val="NormalWeb"/>
        <w:rPr>
          <w:ins w:id="222" w:author="Unknown"/>
        </w:rPr>
      </w:pPr>
      <w:ins w:id="223" w:author="Unknown">
        <w:r>
          <w:rPr>
            <w:b/>
            <w:bCs/>
          </w:rPr>
          <w:t>38)   In the structure of a fiber, which component provides additional strength and prevents the fiber from any damage?</w:t>
        </w:r>
      </w:ins>
    </w:p>
    <w:p w:rsidR="001041EF" w:rsidRDefault="001041EF" w:rsidP="001041EF">
      <w:pPr>
        <w:pStyle w:val="NormalWeb"/>
        <w:rPr>
          <w:ins w:id="224" w:author="Unknown"/>
        </w:rPr>
      </w:pPr>
      <w:ins w:id="225" w:author="Unknown">
        <w:r>
          <w:rPr>
            <w:b/>
            <w:bCs/>
          </w:rPr>
          <w:lastRenderedPageBreak/>
          <w:t>a.</w:t>
        </w:r>
        <w:r>
          <w:t xml:space="preserve"> Core</w:t>
        </w:r>
        <w:r>
          <w:br/>
        </w:r>
        <w:r>
          <w:rPr>
            <w:b/>
            <w:bCs/>
          </w:rPr>
          <w:t>b.</w:t>
        </w:r>
        <w:r>
          <w:t xml:space="preserve"> Cladding</w:t>
        </w:r>
        <w:r>
          <w:br/>
        </w:r>
        <w:r>
          <w:rPr>
            <w:b/>
            <w:bCs/>
          </w:rPr>
          <w:t>c.</w:t>
        </w:r>
        <w:r>
          <w:t xml:space="preserve"> Buffer Coating</w:t>
        </w:r>
        <w:r>
          <w:br/>
        </w:r>
        <w:r>
          <w:rPr>
            <w:b/>
            <w:bCs/>
          </w:rPr>
          <w:t>d.</w:t>
        </w:r>
        <w:r>
          <w:t xml:space="preserve"> None of the above</w:t>
        </w:r>
      </w:ins>
    </w:p>
    <w:p w:rsidR="001041EF" w:rsidRDefault="001041EF" w:rsidP="001041EF">
      <w:pPr>
        <w:pStyle w:val="NormalWeb"/>
        <w:rPr>
          <w:ins w:id="226" w:author="Unknown"/>
        </w:rPr>
      </w:pPr>
      <w:ins w:id="227" w:author="Unknown">
        <w:r>
          <w:rPr>
            <w:rStyle w:val="Strong"/>
          </w:rPr>
          <w:t>ANSWER: (c) Buffer Coating</w:t>
        </w:r>
      </w:ins>
    </w:p>
    <w:p w:rsidR="001041EF" w:rsidRDefault="001041EF" w:rsidP="001041EF">
      <w:pPr>
        <w:pStyle w:val="NormalWeb"/>
        <w:rPr>
          <w:ins w:id="228" w:author="Unknown"/>
        </w:rPr>
      </w:pPr>
      <w:ins w:id="229" w:author="Unknown">
        <w:r>
          <w:rPr>
            <w:b/>
            <w:bCs/>
          </w:rPr>
          <w:t>39)   Which is the transmission medium for VLF electromagnetic waves especially applicable for aeronautical and submarine cables?</w:t>
        </w:r>
      </w:ins>
    </w:p>
    <w:p w:rsidR="001041EF" w:rsidRDefault="001041EF" w:rsidP="001041EF">
      <w:pPr>
        <w:pStyle w:val="NormalWeb"/>
        <w:rPr>
          <w:ins w:id="230" w:author="Unknown"/>
        </w:rPr>
      </w:pPr>
      <w:ins w:id="231" w:author="Unknown">
        <w:r>
          <w:rPr>
            <w:b/>
            <w:bCs/>
          </w:rPr>
          <w:t>a.</w:t>
        </w:r>
        <w:r>
          <w:t xml:space="preserve"> Paired wires</w:t>
        </w:r>
        <w:r>
          <w:br/>
        </w:r>
        <w:r>
          <w:rPr>
            <w:b/>
            <w:bCs/>
          </w:rPr>
          <w:t>b.</w:t>
        </w:r>
        <w:r>
          <w:t xml:space="preserve"> Coaxial cable</w:t>
        </w:r>
        <w:r>
          <w:br/>
        </w:r>
        <w:r>
          <w:rPr>
            <w:b/>
            <w:bCs/>
          </w:rPr>
          <w:t>c.</w:t>
        </w:r>
        <w:r>
          <w:t xml:space="preserve"> Waveguide</w:t>
        </w:r>
        <w:r>
          <w:br/>
        </w:r>
        <w:r>
          <w:rPr>
            <w:b/>
            <w:bCs/>
          </w:rPr>
          <w:t>d.</w:t>
        </w:r>
        <w:r>
          <w:t xml:space="preserve"> Wireless</w:t>
        </w:r>
      </w:ins>
    </w:p>
    <w:p w:rsidR="001041EF" w:rsidRDefault="001041EF" w:rsidP="001041EF">
      <w:pPr>
        <w:pStyle w:val="NormalWeb"/>
        <w:rPr>
          <w:ins w:id="232" w:author="Unknown"/>
        </w:rPr>
      </w:pPr>
      <w:ins w:id="233" w:author="Unknown">
        <w:r>
          <w:rPr>
            <w:rStyle w:val="Strong"/>
          </w:rPr>
          <w:t>ANSWER: (a) Paired wires</w:t>
        </w:r>
      </w:ins>
    </w:p>
    <w:p w:rsidR="001041EF" w:rsidRDefault="001041EF" w:rsidP="001041EF">
      <w:pPr>
        <w:pStyle w:val="NormalWeb"/>
        <w:rPr>
          <w:ins w:id="234" w:author="Unknown"/>
        </w:rPr>
      </w:pPr>
      <w:ins w:id="235" w:author="Unknown">
        <w:r>
          <w:rPr>
            <w:b/>
            <w:bCs/>
          </w:rPr>
          <w:t>40)   Which rays exhibit the variation in the light acceptability ability of the fiber?</w:t>
        </w:r>
      </w:ins>
    </w:p>
    <w:p w:rsidR="001041EF" w:rsidRDefault="001041EF" w:rsidP="001041EF">
      <w:pPr>
        <w:pStyle w:val="NormalWeb"/>
        <w:rPr>
          <w:ins w:id="236" w:author="Unknown"/>
        </w:rPr>
      </w:pPr>
      <w:ins w:id="237" w:author="Unknown">
        <w:r>
          <w:rPr>
            <w:b/>
            <w:bCs/>
          </w:rPr>
          <w:t>a.</w:t>
        </w:r>
        <w:r>
          <w:t xml:space="preserve"> </w:t>
        </w:r>
        <w:proofErr w:type="spellStart"/>
        <w:r>
          <w:t>Meridional</w:t>
        </w:r>
        <w:proofErr w:type="spellEnd"/>
        <w:r>
          <w:br/>
        </w:r>
        <w:r>
          <w:rPr>
            <w:b/>
            <w:bCs/>
          </w:rPr>
          <w:t>b.</w:t>
        </w:r>
        <w:r>
          <w:t xml:space="preserve"> Skew</w:t>
        </w:r>
        <w:r>
          <w:br/>
        </w:r>
        <w:r>
          <w:rPr>
            <w:b/>
            <w:bCs/>
          </w:rPr>
          <w:t>c.</w:t>
        </w:r>
        <w:r>
          <w:t xml:space="preserve"> Leaky</w:t>
        </w:r>
        <w:r>
          <w:br/>
        </w:r>
        <w:r>
          <w:rPr>
            <w:b/>
            <w:bCs/>
          </w:rPr>
          <w:t>d.</w:t>
        </w:r>
        <w:r>
          <w:t xml:space="preserve"> All of the above</w:t>
        </w:r>
      </w:ins>
    </w:p>
    <w:p w:rsidR="001041EF" w:rsidRDefault="001041EF" w:rsidP="001041EF">
      <w:pPr>
        <w:pStyle w:val="NormalWeb"/>
        <w:rPr>
          <w:ins w:id="238" w:author="Unknown"/>
        </w:rPr>
      </w:pPr>
      <w:ins w:id="239" w:author="Unknown">
        <w:r>
          <w:rPr>
            <w:rStyle w:val="Strong"/>
          </w:rPr>
          <w:t>ANSWER: (b) Skew</w:t>
        </w:r>
      </w:ins>
    </w:p>
    <w:p w:rsidR="001041EF" w:rsidRDefault="001041EF" w:rsidP="001041EF">
      <w:pPr>
        <w:pStyle w:val="NormalWeb"/>
        <w:rPr>
          <w:ins w:id="240" w:author="Unknown"/>
        </w:rPr>
      </w:pPr>
      <w:ins w:id="241" w:author="Unknown">
        <w:r>
          <w:rPr>
            <w:b/>
            <w:bCs/>
          </w:rPr>
          <w:t xml:space="preserve">41)   If a fiber operates at 1400nm with the diameter of about 10 </w:t>
        </w:r>
        <w:proofErr w:type="spellStart"/>
        <w:r>
          <w:rPr>
            <w:b/>
            <w:bCs/>
          </w:rPr>
          <w:t>μm</w:t>
        </w:r>
        <w:proofErr w:type="spellEnd"/>
        <w:r>
          <w:rPr>
            <w:b/>
            <w:bCs/>
          </w:rPr>
          <w:t>, n</w:t>
        </w:r>
        <w:r>
          <w:rPr>
            <w:b/>
            <w:bCs/>
            <w:vertAlign w:val="subscript"/>
          </w:rPr>
          <w:t>1</w:t>
        </w:r>
        <w:r>
          <w:rPr>
            <w:b/>
            <w:bCs/>
          </w:rPr>
          <w:t xml:space="preserve"> = 1.30, Δ = 0.80</w:t>
        </w:r>
        <w:proofErr w:type="gramStart"/>
        <w:r>
          <w:rPr>
            <w:b/>
            <w:bCs/>
          </w:rPr>
          <w:t>% ,</w:t>
        </w:r>
        <w:proofErr w:type="gramEnd"/>
        <w:r>
          <w:rPr>
            <w:b/>
            <w:bCs/>
          </w:rPr>
          <w:t xml:space="preserve"> V = 3.5, then how many modes will it have?</w:t>
        </w:r>
      </w:ins>
    </w:p>
    <w:p w:rsidR="001041EF" w:rsidRDefault="001041EF" w:rsidP="001041EF">
      <w:pPr>
        <w:pStyle w:val="NormalWeb"/>
        <w:rPr>
          <w:ins w:id="242" w:author="Unknown"/>
        </w:rPr>
      </w:pPr>
      <w:ins w:id="243" w:author="Unknown">
        <w:r>
          <w:rPr>
            <w:b/>
            <w:bCs/>
          </w:rPr>
          <w:t>a.</w:t>
        </w:r>
        <w:r>
          <w:t xml:space="preserve"> 6.125</w:t>
        </w:r>
        <w:r>
          <w:br/>
        </w:r>
        <w:r>
          <w:rPr>
            <w:b/>
            <w:bCs/>
          </w:rPr>
          <w:t>b.</w:t>
        </w:r>
        <w:r>
          <w:t xml:space="preserve"> 9.655</w:t>
        </w:r>
        <w:r>
          <w:br/>
        </w:r>
        <w:r>
          <w:rPr>
            <w:b/>
            <w:bCs/>
          </w:rPr>
          <w:t>c.</w:t>
        </w:r>
        <w:r>
          <w:t xml:space="preserve"> 12.95</w:t>
        </w:r>
        <w:r>
          <w:br/>
        </w:r>
        <w:r>
          <w:rPr>
            <w:b/>
            <w:bCs/>
          </w:rPr>
          <w:t>d.</w:t>
        </w:r>
        <w:r>
          <w:t xml:space="preserve"> 16.55</w:t>
        </w:r>
      </w:ins>
    </w:p>
    <w:p w:rsidR="001041EF" w:rsidRDefault="001041EF" w:rsidP="001041EF">
      <w:pPr>
        <w:pStyle w:val="NormalWeb"/>
        <w:rPr>
          <w:ins w:id="244" w:author="Unknown"/>
        </w:rPr>
      </w:pPr>
      <w:ins w:id="245" w:author="Unknown">
        <w:r>
          <w:rPr>
            <w:rStyle w:val="Strong"/>
          </w:rPr>
          <w:t>ANSWER: (a) 6.125</w:t>
        </w:r>
      </w:ins>
    </w:p>
    <w:p w:rsidR="001041EF" w:rsidRDefault="001041EF" w:rsidP="001041EF">
      <w:pPr>
        <w:pStyle w:val="NormalWeb"/>
        <w:rPr>
          <w:ins w:id="246" w:author="Unknown"/>
        </w:rPr>
      </w:pPr>
      <w:ins w:id="247" w:author="Unknown">
        <w:r>
          <w:rPr>
            <w:b/>
            <w:bCs/>
          </w:rPr>
          <w:t>42)   Which kind of dispersion phenomenon gives rise to pulse spreading in single mode fibers?</w:t>
        </w:r>
      </w:ins>
    </w:p>
    <w:p w:rsidR="001041EF" w:rsidRDefault="001041EF" w:rsidP="001041EF">
      <w:pPr>
        <w:pStyle w:val="NormalWeb"/>
        <w:rPr>
          <w:ins w:id="248" w:author="Unknown"/>
        </w:rPr>
      </w:pPr>
      <w:ins w:id="249" w:author="Unknown">
        <w:r>
          <w:rPr>
            <w:b/>
            <w:bCs/>
          </w:rPr>
          <w:t>a.</w:t>
        </w:r>
        <w:r>
          <w:t xml:space="preserve"> </w:t>
        </w:r>
        <w:proofErr w:type="spellStart"/>
        <w:r>
          <w:t>Intramodal</w:t>
        </w:r>
        <w:proofErr w:type="spellEnd"/>
        <w:r>
          <w:br/>
        </w:r>
        <w:r>
          <w:rPr>
            <w:b/>
            <w:bCs/>
          </w:rPr>
          <w:t>b.</w:t>
        </w:r>
        <w:r>
          <w:t xml:space="preserve"> Intermodal</w:t>
        </w:r>
        <w:r>
          <w:br/>
        </w:r>
        <w:r>
          <w:rPr>
            <w:b/>
            <w:bCs/>
          </w:rPr>
          <w:t>c.</w:t>
        </w:r>
        <w:r>
          <w:t xml:space="preserve"> Material</w:t>
        </w:r>
        <w:r>
          <w:br/>
        </w:r>
        <w:r>
          <w:rPr>
            <w:b/>
            <w:bCs/>
          </w:rPr>
          <w:t>d.</w:t>
        </w:r>
        <w:r>
          <w:t xml:space="preserve"> Group Velocity</w:t>
        </w:r>
      </w:ins>
    </w:p>
    <w:p w:rsidR="001041EF" w:rsidRDefault="001041EF" w:rsidP="001041EF">
      <w:pPr>
        <w:pStyle w:val="NormalWeb"/>
        <w:rPr>
          <w:ins w:id="250" w:author="Unknown"/>
        </w:rPr>
      </w:pPr>
      <w:ins w:id="251" w:author="Unknown">
        <w:r>
          <w:rPr>
            <w:rStyle w:val="Strong"/>
          </w:rPr>
          <w:t xml:space="preserve">ANSWER: (a) </w:t>
        </w:r>
        <w:proofErr w:type="spellStart"/>
        <w:r>
          <w:rPr>
            <w:rStyle w:val="Strong"/>
          </w:rPr>
          <w:t>Intramodal</w:t>
        </w:r>
        <w:proofErr w:type="spellEnd"/>
      </w:ins>
    </w:p>
    <w:p w:rsidR="001041EF" w:rsidRDefault="001041EF" w:rsidP="001041EF">
      <w:pPr>
        <w:pStyle w:val="NormalWeb"/>
        <w:rPr>
          <w:ins w:id="252" w:author="Unknown"/>
        </w:rPr>
      </w:pPr>
      <w:ins w:id="253" w:author="Unknown">
        <w:r>
          <w:rPr>
            <w:b/>
            <w:bCs/>
          </w:rPr>
          <w:lastRenderedPageBreak/>
          <w:t>43)   With respect to single mode and graded index fibers, which parameter specifies the propagation of polarization modes with different phase velocities &amp; the difference between their effective refractive indices?</w:t>
        </w:r>
      </w:ins>
    </w:p>
    <w:p w:rsidR="001041EF" w:rsidRDefault="001041EF" w:rsidP="001041EF">
      <w:pPr>
        <w:pStyle w:val="NormalWeb"/>
        <w:rPr>
          <w:ins w:id="254" w:author="Unknown"/>
        </w:rPr>
      </w:pPr>
      <w:ins w:id="255" w:author="Unknown">
        <w:r>
          <w:rPr>
            <w:b/>
            <w:bCs/>
          </w:rPr>
          <w:t>a.</w:t>
        </w:r>
        <w:r>
          <w:t xml:space="preserve"> Mode field diameter</w:t>
        </w:r>
        <w:r>
          <w:br/>
        </w:r>
        <w:r>
          <w:rPr>
            <w:b/>
            <w:bCs/>
          </w:rPr>
          <w:t>b.</w:t>
        </w:r>
        <w:r>
          <w:t xml:space="preserve"> Birefringence</w:t>
        </w:r>
        <w:r>
          <w:br/>
        </w:r>
        <w:r>
          <w:rPr>
            <w:b/>
            <w:bCs/>
          </w:rPr>
          <w:t>c.</w:t>
        </w:r>
        <w:r>
          <w:t xml:space="preserve"> Fiber beat length</w:t>
        </w:r>
        <w:r>
          <w:br/>
        </w:r>
        <w:r>
          <w:rPr>
            <w:b/>
            <w:bCs/>
          </w:rPr>
          <w:t>d.</w:t>
        </w:r>
        <w:r>
          <w:t xml:space="preserve"> Spot Size</w:t>
        </w:r>
      </w:ins>
    </w:p>
    <w:p w:rsidR="001041EF" w:rsidRDefault="001041EF" w:rsidP="001041EF">
      <w:pPr>
        <w:pStyle w:val="NormalWeb"/>
        <w:rPr>
          <w:ins w:id="256" w:author="Unknown"/>
        </w:rPr>
      </w:pPr>
      <w:ins w:id="257" w:author="Unknown">
        <w:r>
          <w:rPr>
            <w:rStyle w:val="Strong"/>
          </w:rPr>
          <w:t>ANSWER: (b) Birefringence</w:t>
        </w:r>
      </w:ins>
    </w:p>
    <w:p w:rsidR="001041EF" w:rsidRDefault="001041EF" w:rsidP="001041EF">
      <w:pPr>
        <w:pStyle w:val="NormalWeb"/>
        <w:rPr>
          <w:ins w:id="258" w:author="Unknown"/>
        </w:rPr>
      </w:pPr>
      <w:ins w:id="259" w:author="Unknown">
        <w:r>
          <w:rPr>
            <w:b/>
            <w:bCs/>
          </w:rPr>
          <w:t>44)   On which of the following factor/s do/does the ‘Hydrogen Effect’ depend/s?</w:t>
        </w:r>
      </w:ins>
    </w:p>
    <w:p w:rsidR="001041EF" w:rsidRDefault="001041EF" w:rsidP="001041EF">
      <w:pPr>
        <w:pStyle w:val="NormalWeb"/>
        <w:rPr>
          <w:ins w:id="260" w:author="Unknown"/>
        </w:rPr>
      </w:pPr>
      <w:ins w:id="261" w:author="Unknown">
        <w:r>
          <w:rPr>
            <w:b/>
            <w:bCs/>
          </w:rPr>
          <w:t>a.</w:t>
        </w:r>
        <w:r>
          <w:t xml:space="preserve"> Type of fiber &amp; Cable Design</w:t>
        </w:r>
        <w:r>
          <w:br/>
        </w:r>
        <w:r>
          <w:rPr>
            <w:b/>
            <w:bCs/>
          </w:rPr>
          <w:t>b.</w:t>
        </w:r>
        <w:r>
          <w:t xml:space="preserve"> Operating Wavelength</w:t>
        </w:r>
        <w:r>
          <w:br/>
        </w:r>
        <w:r>
          <w:rPr>
            <w:b/>
            <w:bCs/>
          </w:rPr>
          <w:t>c.</w:t>
        </w:r>
        <w:r>
          <w:t xml:space="preserve"> Installation Method</w:t>
        </w:r>
        <w:r>
          <w:br/>
        </w:r>
        <w:r>
          <w:rPr>
            <w:b/>
            <w:bCs/>
          </w:rPr>
          <w:t>d.</w:t>
        </w:r>
        <w:r>
          <w:t xml:space="preserve"> All of the above</w:t>
        </w:r>
      </w:ins>
    </w:p>
    <w:p w:rsidR="001041EF" w:rsidRDefault="001041EF" w:rsidP="001041EF">
      <w:pPr>
        <w:pStyle w:val="NormalWeb"/>
        <w:rPr>
          <w:ins w:id="262" w:author="Unknown"/>
        </w:rPr>
      </w:pPr>
      <w:ins w:id="263" w:author="Unknown">
        <w:r>
          <w:rPr>
            <w:rStyle w:val="Strong"/>
          </w:rPr>
          <w:t>ANSWER: (d) All of the above</w:t>
        </w:r>
      </w:ins>
    </w:p>
    <w:p w:rsidR="001041EF" w:rsidRDefault="001041EF" w:rsidP="001041EF">
      <w:pPr>
        <w:pStyle w:val="NormalWeb"/>
        <w:rPr>
          <w:ins w:id="264" w:author="Unknown"/>
        </w:rPr>
      </w:pPr>
      <w:ins w:id="265" w:author="Unknown">
        <w:r>
          <w:rPr>
            <w:b/>
            <w:bCs/>
          </w:rPr>
          <w:t>45)   Consider the statements given below. Which among them is not a drawback of double crucible method?</w:t>
        </w:r>
      </w:ins>
    </w:p>
    <w:p w:rsidR="001041EF" w:rsidRDefault="001041EF" w:rsidP="001041EF">
      <w:pPr>
        <w:pStyle w:val="NormalWeb"/>
        <w:rPr>
          <w:ins w:id="266" w:author="Unknown"/>
        </w:rPr>
      </w:pPr>
      <w:ins w:id="267" w:author="Unknown">
        <w:r>
          <w:rPr>
            <w:b/>
            <w:bCs/>
          </w:rPr>
          <w:t>a.</w:t>
        </w:r>
        <w:r>
          <w:t xml:space="preserve"> Utility in mass production of fibers</w:t>
        </w:r>
        <w:r>
          <w:br/>
        </w:r>
        <w:r>
          <w:rPr>
            <w:b/>
            <w:bCs/>
          </w:rPr>
          <w:t>b.</w:t>
        </w:r>
        <w:r>
          <w:t xml:space="preserve"> High attenuation</w:t>
        </w:r>
        <w:r>
          <w:br/>
        </w:r>
        <w:r>
          <w:rPr>
            <w:b/>
            <w:bCs/>
          </w:rPr>
          <w:t>c.</w:t>
        </w:r>
        <w:r>
          <w:t xml:space="preserve"> High OH content in drawn fiber</w:t>
        </w:r>
        <w:r>
          <w:br/>
        </w:r>
        <w:r>
          <w:rPr>
            <w:b/>
            <w:bCs/>
          </w:rPr>
          <w:t>d.</w:t>
        </w:r>
        <w:r>
          <w:t xml:space="preserve"> Addition of impurity while the fiber is drawn</w:t>
        </w:r>
      </w:ins>
    </w:p>
    <w:p w:rsidR="001041EF" w:rsidRDefault="001041EF" w:rsidP="001041EF">
      <w:pPr>
        <w:pStyle w:val="NormalWeb"/>
        <w:rPr>
          <w:ins w:id="268" w:author="Unknown"/>
        </w:rPr>
      </w:pPr>
      <w:ins w:id="269" w:author="Unknown">
        <w:r>
          <w:rPr>
            <w:rStyle w:val="Strong"/>
          </w:rPr>
          <w:t>ANSWER: (a) Utility in mass production of fibers</w:t>
        </w:r>
      </w:ins>
    </w:p>
    <w:p w:rsidR="001041EF" w:rsidRDefault="001041EF" w:rsidP="001041EF">
      <w:pPr>
        <w:pStyle w:val="NormalWeb"/>
        <w:rPr>
          <w:ins w:id="270" w:author="Unknown"/>
        </w:rPr>
      </w:pPr>
      <w:ins w:id="271" w:author="Unknown">
        <w:r>
          <w:rPr>
            <w:b/>
            <w:bCs/>
          </w:rPr>
          <w:t>46)   Consider the assertions given below. Which is the correct sequential order of process adopted in glass fiber preparation?</w:t>
        </w:r>
      </w:ins>
    </w:p>
    <w:p w:rsidR="001041EF" w:rsidRDefault="001041EF" w:rsidP="001041EF">
      <w:pPr>
        <w:pStyle w:val="NormalWeb"/>
        <w:rPr>
          <w:ins w:id="272" w:author="Unknown"/>
        </w:rPr>
      </w:pPr>
      <w:ins w:id="273" w:author="Unknown">
        <w:r>
          <w:t>A. Drawing of fiber</w:t>
        </w:r>
        <w:r>
          <w:br/>
          <w:t>B. Production of pure glass</w:t>
        </w:r>
        <w:r>
          <w:br/>
          <w:t>C. Pulling of fiber</w:t>
        </w:r>
        <w:r>
          <w:br/>
          <w:t xml:space="preserve">D. Conversion of pure glass into </w:t>
        </w:r>
        <w:proofErr w:type="spellStart"/>
        <w:r>
          <w:t>preform</w:t>
        </w:r>
        <w:proofErr w:type="spellEnd"/>
      </w:ins>
    </w:p>
    <w:p w:rsidR="001041EF" w:rsidRDefault="001041EF" w:rsidP="001041EF">
      <w:pPr>
        <w:pStyle w:val="NormalWeb"/>
        <w:rPr>
          <w:ins w:id="274" w:author="Unknown"/>
        </w:rPr>
      </w:pPr>
      <w:proofErr w:type="gramStart"/>
      <w:ins w:id="275" w:author="Unknown">
        <w:r>
          <w:rPr>
            <w:b/>
            <w:bCs/>
          </w:rPr>
          <w:t>a.</w:t>
        </w:r>
        <w:r>
          <w:t xml:space="preserve"> B, D, A, C</w:t>
        </w:r>
        <w:r>
          <w:br/>
        </w:r>
        <w:r>
          <w:rPr>
            <w:b/>
            <w:bCs/>
          </w:rPr>
          <w:t>b.</w:t>
        </w:r>
        <w:proofErr w:type="gramEnd"/>
        <w:r>
          <w:t xml:space="preserve"> A, B, C, D</w:t>
        </w:r>
        <w:r>
          <w:br/>
        </w:r>
        <w:r>
          <w:rPr>
            <w:b/>
            <w:bCs/>
          </w:rPr>
          <w:t>c.</w:t>
        </w:r>
        <w:r>
          <w:t xml:space="preserve"> C, A, D, B</w:t>
        </w:r>
        <w:r>
          <w:br/>
        </w:r>
        <w:r>
          <w:rPr>
            <w:b/>
            <w:bCs/>
          </w:rPr>
          <w:t>d.</w:t>
        </w:r>
        <w:r>
          <w:t xml:space="preserve"> D, B, A, C</w:t>
        </w:r>
      </w:ins>
    </w:p>
    <w:p w:rsidR="001041EF" w:rsidRDefault="001041EF" w:rsidP="001041EF">
      <w:pPr>
        <w:pStyle w:val="NormalWeb"/>
        <w:rPr>
          <w:ins w:id="276" w:author="Unknown"/>
        </w:rPr>
      </w:pPr>
      <w:ins w:id="277" w:author="Unknown">
        <w:r>
          <w:rPr>
            <w:rStyle w:val="Strong"/>
          </w:rPr>
          <w:t>ANSWER: (a) B, D, A, C</w:t>
        </w:r>
      </w:ins>
    </w:p>
    <w:p w:rsidR="001041EF" w:rsidRDefault="001041EF" w:rsidP="001041EF">
      <w:pPr>
        <w:pStyle w:val="NormalWeb"/>
        <w:rPr>
          <w:ins w:id="278" w:author="Unknown"/>
        </w:rPr>
      </w:pPr>
      <w:ins w:id="279" w:author="Unknown">
        <w:r>
          <w:rPr>
            <w:b/>
            <w:bCs/>
          </w:rPr>
          <w:t xml:space="preserve">47)   At which level of temperature does the oxidation process occur in MCVD? </w:t>
        </w:r>
      </w:ins>
    </w:p>
    <w:p w:rsidR="001041EF" w:rsidRDefault="001041EF" w:rsidP="001041EF">
      <w:pPr>
        <w:pStyle w:val="NormalWeb"/>
        <w:rPr>
          <w:ins w:id="280" w:author="Unknown"/>
        </w:rPr>
      </w:pPr>
      <w:ins w:id="281" w:author="Unknown">
        <w:r>
          <w:rPr>
            <w:b/>
            <w:bCs/>
          </w:rPr>
          <w:lastRenderedPageBreak/>
          <w:t>a.</w:t>
        </w:r>
        <w:r>
          <w:t xml:space="preserve"> Low</w:t>
        </w:r>
        <w:r>
          <w:br/>
        </w:r>
        <w:r>
          <w:rPr>
            <w:b/>
            <w:bCs/>
          </w:rPr>
          <w:t>b.</w:t>
        </w:r>
        <w:r>
          <w:t xml:space="preserve"> Moderate</w:t>
        </w:r>
        <w:r>
          <w:br/>
        </w:r>
        <w:r>
          <w:rPr>
            <w:b/>
            <w:bCs/>
          </w:rPr>
          <w:t>c.</w:t>
        </w:r>
        <w:r>
          <w:t xml:space="preserve"> High</w:t>
        </w:r>
        <w:r>
          <w:br/>
        </w:r>
        <w:r>
          <w:rPr>
            <w:b/>
            <w:bCs/>
          </w:rPr>
          <w:t>d.</w:t>
        </w:r>
        <w:r>
          <w:t xml:space="preserve"> Unpredictable</w:t>
        </w:r>
      </w:ins>
    </w:p>
    <w:p w:rsidR="001041EF" w:rsidRDefault="001041EF" w:rsidP="001041EF">
      <w:pPr>
        <w:pStyle w:val="NormalWeb"/>
        <w:rPr>
          <w:ins w:id="282" w:author="Unknown"/>
        </w:rPr>
      </w:pPr>
      <w:ins w:id="283" w:author="Unknown">
        <w:r>
          <w:rPr>
            <w:rStyle w:val="Strong"/>
          </w:rPr>
          <w:t>ANSWER: (c) High</w:t>
        </w:r>
      </w:ins>
    </w:p>
    <w:p w:rsidR="001041EF" w:rsidRDefault="001041EF" w:rsidP="001041EF">
      <w:pPr>
        <w:pStyle w:val="NormalWeb"/>
        <w:rPr>
          <w:ins w:id="284" w:author="Unknown"/>
        </w:rPr>
      </w:pPr>
      <w:ins w:id="285" w:author="Unknown">
        <w:r>
          <w:rPr>
            <w:b/>
            <w:bCs/>
          </w:rPr>
          <w:t>48)   Assuming no ISI, the maximum possible bandwidth of a multimode graded index fiber with 5 MHz, shows the total pulse broadening of 0.1s for the distance of about 12km. What would be the value of bandwidth length product?</w:t>
        </w:r>
      </w:ins>
    </w:p>
    <w:p w:rsidR="001041EF" w:rsidRDefault="001041EF" w:rsidP="001041EF">
      <w:pPr>
        <w:pStyle w:val="NormalWeb"/>
        <w:rPr>
          <w:ins w:id="286" w:author="Unknown"/>
        </w:rPr>
      </w:pPr>
      <w:proofErr w:type="gramStart"/>
      <w:ins w:id="287" w:author="Unknown">
        <w:r>
          <w:rPr>
            <w:b/>
            <w:bCs/>
          </w:rPr>
          <w:t>a</w:t>
        </w:r>
        <w:proofErr w:type="gramEnd"/>
        <w:r>
          <w:rPr>
            <w:b/>
            <w:bCs/>
          </w:rPr>
          <w:t>.</w:t>
        </w:r>
        <w:r>
          <w:t xml:space="preserve"> 40 MHz</w:t>
        </w:r>
        <w:r>
          <w:br/>
        </w:r>
        <w:r>
          <w:rPr>
            <w:b/>
            <w:bCs/>
          </w:rPr>
          <w:t>b.</w:t>
        </w:r>
        <w:r>
          <w:t xml:space="preserve"> 60 MHz</w:t>
        </w:r>
        <w:r>
          <w:br/>
        </w:r>
        <w:r>
          <w:rPr>
            <w:b/>
            <w:bCs/>
          </w:rPr>
          <w:t>c.</w:t>
        </w:r>
        <w:r>
          <w:t xml:space="preserve"> 90 MHz</w:t>
        </w:r>
        <w:r>
          <w:br/>
        </w:r>
        <w:r>
          <w:rPr>
            <w:b/>
            <w:bCs/>
          </w:rPr>
          <w:t>d.</w:t>
        </w:r>
        <w:r>
          <w:t xml:space="preserve"> 120 MHz</w:t>
        </w:r>
      </w:ins>
    </w:p>
    <w:p w:rsidR="001041EF" w:rsidRDefault="001041EF" w:rsidP="001041EF">
      <w:pPr>
        <w:pStyle w:val="NormalWeb"/>
        <w:rPr>
          <w:ins w:id="288" w:author="Unknown"/>
        </w:rPr>
      </w:pPr>
      <w:ins w:id="289" w:author="Unknown">
        <w:r>
          <w:rPr>
            <w:rStyle w:val="Strong"/>
          </w:rPr>
          <w:t>ANSWER: (b) 60 MHz</w:t>
        </w:r>
      </w:ins>
    </w:p>
    <w:p w:rsidR="001041EF" w:rsidRDefault="001041EF" w:rsidP="001041EF">
      <w:pPr>
        <w:pStyle w:val="NormalWeb"/>
        <w:rPr>
          <w:ins w:id="290" w:author="Unknown"/>
        </w:rPr>
      </w:pPr>
      <w:ins w:id="291" w:author="Unknown">
        <w:r>
          <w:rPr>
            <w:b/>
            <w:bCs/>
          </w:rPr>
          <w:t>49)   In Rayleigh scattering of light in glass, at which type of temperature does the glass attain the state of thermal equilibrium and exhibits its relativity to annealing temperature?</w:t>
        </w:r>
      </w:ins>
    </w:p>
    <w:p w:rsidR="001041EF" w:rsidRDefault="001041EF" w:rsidP="001041EF">
      <w:pPr>
        <w:pStyle w:val="NormalWeb"/>
        <w:rPr>
          <w:ins w:id="292" w:author="Unknown"/>
        </w:rPr>
      </w:pPr>
      <w:ins w:id="293" w:author="Unknown">
        <w:r>
          <w:rPr>
            <w:b/>
            <w:bCs/>
          </w:rPr>
          <w:t>a.</w:t>
        </w:r>
        <w:r>
          <w:t xml:space="preserve"> Junction</w:t>
        </w:r>
        <w:r>
          <w:br/>
        </w:r>
        <w:r>
          <w:rPr>
            <w:b/>
            <w:bCs/>
          </w:rPr>
          <w:t>b.</w:t>
        </w:r>
        <w:r>
          <w:t xml:space="preserve"> Fictive</w:t>
        </w:r>
        <w:r>
          <w:br/>
        </w:r>
        <w:r>
          <w:rPr>
            <w:b/>
            <w:bCs/>
          </w:rPr>
          <w:t>c.</w:t>
        </w:r>
        <w:r>
          <w:t xml:space="preserve"> Breakdown</w:t>
        </w:r>
        <w:r>
          <w:br/>
        </w:r>
        <w:r>
          <w:rPr>
            <w:b/>
            <w:bCs/>
          </w:rPr>
          <w:t>d.</w:t>
        </w:r>
        <w:r>
          <w:t xml:space="preserve"> Decomposition</w:t>
        </w:r>
      </w:ins>
    </w:p>
    <w:p w:rsidR="001041EF" w:rsidRDefault="001041EF" w:rsidP="001041EF">
      <w:pPr>
        <w:pStyle w:val="NormalWeb"/>
        <w:rPr>
          <w:ins w:id="294" w:author="Unknown"/>
        </w:rPr>
      </w:pPr>
      <w:ins w:id="295" w:author="Unknown">
        <w:r>
          <w:rPr>
            <w:rStyle w:val="Strong"/>
          </w:rPr>
          <w:t>ANSWER: (b) Fictive</w:t>
        </w:r>
      </w:ins>
    </w:p>
    <w:p w:rsidR="001041EF" w:rsidRDefault="001041EF" w:rsidP="001041EF">
      <w:pPr>
        <w:pStyle w:val="NormalWeb"/>
        <w:rPr>
          <w:ins w:id="296" w:author="Unknown"/>
        </w:rPr>
      </w:pPr>
      <w:ins w:id="297" w:author="Unknown">
        <w:r>
          <w:rPr>
            <w:b/>
            <w:bCs/>
          </w:rPr>
          <w:t>50)   Which type of scattering occurs due to interaction of light in a medium with time dependent optical density variations thereby resulting into the change of energy (frequency) &amp; path?</w:t>
        </w:r>
      </w:ins>
    </w:p>
    <w:p w:rsidR="001041EF" w:rsidRDefault="001041EF" w:rsidP="001041EF">
      <w:pPr>
        <w:pStyle w:val="NormalWeb"/>
        <w:rPr>
          <w:ins w:id="298" w:author="Unknown"/>
        </w:rPr>
      </w:pPr>
      <w:ins w:id="299" w:author="Unknown">
        <w:r>
          <w:rPr>
            <w:b/>
            <w:bCs/>
          </w:rPr>
          <w:t>a.</w:t>
        </w:r>
        <w:r>
          <w:t xml:space="preserve"> Stimulated </w:t>
        </w:r>
        <w:proofErr w:type="spellStart"/>
        <w:r>
          <w:t>Brilliouin</w:t>
        </w:r>
        <w:proofErr w:type="spellEnd"/>
        <w:r>
          <w:t xml:space="preserve"> Scattering (SBS</w:t>
        </w:r>
        <w:proofErr w:type="gramStart"/>
        <w:r>
          <w:t>)</w:t>
        </w:r>
        <w:proofErr w:type="gramEnd"/>
        <w:r>
          <w:br/>
        </w:r>
        <w:r>
          <w:rPr>
            <w:b/>
            <w:bCs/>
          </w:rPr>
          <w:t>b.</w:t>
        </w:r>
        <w:r>
          <w:t xml:space="preserve"> Stimulated Raman Scattering (SRS)</w:t>
        </w:r>
        <w:r>
          <w:br/>
        </w:r>
        <w:r>
          <w:rPr>
            <w:b/>
            <w:bCs/>
          </w:rPr>
          <w:t>c.</w:t>
        </w:r>
        <w:r>
          <w:t xml:space="preserve"> Mie Scattering</w:t>
        </w:r>
        <w:r>
          <w:br/>
        </w:r>
        <w:r>
          <w:rPr>
            <w:b/>
            <w:bCs/>
          </w:rPr>
          <w:t>d.</w:t>
        </w:r>
        <w:r>
          <w:t xml:space="preserve"> Rayleigh Scattering</w:t>
        </w:r>
      </w:ins>
    </w:p>
    <w:p w:rsidR="001041EF" w:rsidRDefault="001041EF" w:rsidP="001041EF">
      <w:pPr>
        <w:pStyle w:val="NormalWeb"/>
        <w:rPr>
          <w:ins w:id="300" w:author="Unknown"/>
        </w:rPr>
      </w:pPr>
      <w:ins w:id="301" w:author="Unknown">
        <w:r>
          <w:rPr>
            <w:rStyle w:val="Strong"/>
          </w:rPr>
          <w:t xml:space="preserve">ANSWER: (a) Stimulated </w:t>
        </w:r>
        <w:proofErr w:type="spellStart"/>
        <w:r>
          <w:rPr>
            <w:rStyle w:val="Strong"/>
          </w:rPr>
          <w:t>Brilliouin</w:t>
        </w:r>
        <w:proofErr w:type="spellEnd"/>
        <w:r>
          <w:rPr>
            <w:rStyle w:val="Strong"/>
          </w:rPr>
          <w:t xml:space="preserve"> Scattering (SBS)</w:t>
        </w:r>
      </w:ins>
    </w:p>
    <w:p w:rsidR="009C3FAB" w:rsidRDefault="001041EF"/>
    <w:sectPr w:rsidR="009C3FAB" w:rsidSect="00B345E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1041EF"/>
    <w:rsid w:val="001041EF"/>
    <w:rsid w:val="006A5D35"/>
    <w:rsid w:val="00B25EFD"/>
    <w:rsid w:val="00B345E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45E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41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41EF"/>
    <w:rPr>
      <w:b/>
      <w:bCs/>
    </w:rPr>
  </w:style>
</w:styles>
</file>

<file path=word/webSettings.xml><?xml version="1.0" encoding="utf-8"?>
<w:webSettings xmlns:r="http://schemas.openxmlformats.org/officeDocument/2006/relationships" xmlns:w="http://schemas.openxmlformats.org/wordprocessingml/2006/main">
  <w:divs>
    <w:div w:id="144981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1736</Words>
  <Characters>9899</Characters>
  <Application>Microsoft Office Word</Application>
  <DocSecurity>0</DocSecurity>
  <Lines>82</Lines>
  <Paragraphs>23</Paragraphs>
  <ScaleCrop>false</ScaleCrop>
  <Company/>
  <LinksUpToDate>false</LinksUpToDate>
  <CharactersWithSpaces>11612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cmrit</dc:creator>
  <cp:lastModifiedBy>cmrit</cp:lastModifiedBy>
  <cp:revision>1</cp:revision>
  <dcterms:created xsi:type="dcterms:W3CDTF">2019-03-08T04:26:00Z</dcterms:created>
  <dcterms:modified xsi:type="dcterms:W3CDTF">2019-03-08T04:27:00Z</dcterms:modified>
</cp:coreProperties>
</file>